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E1AED" w:rsidRPr="004E1AED" w:rsidRDefault="00D923B6" w:rsidP="004E1AED">
      <w:pPr>
        <w:pStyle w:val="Puesto"/>
      </w:pPr>
      <w:r w:rsidRPr="00D923B6">
        <w:t>Curso de React.js</w:t>
      </w:r>
    </w:p>
    <w:p w:rsidR="00194DF6" w:rsidRDefault="00D923B6">
      <w:pPr>
        <w:pStyle w:val="Ttulo1"/>
      </w:pPr>
      <w:r w:rsidRPr="00D923B6">
        <w:t>¿Qué es React.js?</w:t>
      </w:r>
    </w:p>
    <w:p w:rsidR="00D923B6" w:rsidRDefault="00D923B6" w:rsidP="00D923B6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273B47"/>
          <w:sz w:val="20"/>
        </w:rPr>
      </w:pPr>
      <w:proofErr w:type="spellStart"/>
      <w:r w:rsidRPr="00D923B6">
        <w:rPr>
          <w:rStyle w:val="Textoennegrita"/>
          <w:rFonts w:ascii="Arial" w:eastAsiaTheme="majorEastAsia" w:hAnsi="Arial" w:cs="Arial"/>
          <w:color w:val="273B47"/>
          <w:sz w:val="20"/>
        </w:rPr>
        <w:t>React</w:t>
      </w:r>
      <w:proofErr w:type="spellEnd"/>
      <w:r w:rsidRPr="00D923B6">
        <w:rPr>
          <w:rFonts w:ascii="Arial" w:hAnsi="Arial" w:cs="Arial"/>
          <w:color w:val="273B47"/>
          <w:sz w:val="20"/>
        </w:rPr>
        <w:t> cumple su función como </w:t>
      </w:r>
      <w:r w:rsidRPr="00D923B6">
        <w:rPr>
          <w:rStyle w:val="nfasis"/>
          <w:rFonts w:ascii="Arial" w:eastAsiaTheme="majorEastAsia" w:hAnsi="Arial" w:cs="Arial"/>
          <w:color w:val="273B47"/>
          <w:sz w:val="20"/>
        </w:rPr>
        <w:t>biblioteca</w:t>
      </w:r>
      <w:r w:rsidRPr="00D923B6">
        <w:rPr>
          <w:rFonts w:ascii="Arial" w:hAnsi="Arial" w:cs="Arial"/>
          <w:color w:val="273B47"/>
          <w:sz w:val="20"/>
        </w:rPr>
        <w:t> ya que para utilizar su código se debe importar. También es un </w:t>
      </w:r>
      <w:r w:rsidRPr="00D923B6">
        <w:rPr>
          <w:rStyle w:val="nfasis"/>
          <w:rFonts w:ascii="Arial" w:eastAsiaTheme="majorEastAsia" w:hAnsi="Arial" w:cs="Arial"/>
          <w:color w:val="273B47"/>
          <w:sz w:val="20"/>
        </w:rPr>
        <w:t>Framework</w:t>
      </w:r>
      <w:r w:rsidRPr="00D923B6">
        <w:rPr>
          <w:rFonts w:ascii="Arial" w:hAnsi="Arial" w:cs="Arial"/>
          <w:color w:val="273B47"/>
          <w:sz w:val="20"/>
        </w:rPr>
        <w:t> aunque las convenciones de cómo debe ser organizado todo no son estrictas.</w:t>
      </w:r>
      <w:r w:rsidRPr="00D923B6">
        <w:rPr>
          <w:rFonts w:ascii="Arial" w:hAnsi="Arial" w:cs="Arial"/>
          <w:color w:val="273B47"/>
          <w:sz w:val="20"/>
        </w:rPr>
        <w:br/>
        <w:t>En este curso aprenderás las prácticas que la comunidad ha decidido que son buenas.</w:t>
      </w:r>
    </w:p>
    <w:p w:rsidR="00D923B6" w:rsidRPr="00D923B6" w:rsidRDefault="00D923B6" w:rsidP="00D923B6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273B47"/>
          <w:sz w:val="20"/>
        </w:rPr>
      </w:pPr>
    </w:p>
    <w:p w:rsidR="00D923B6" w:rsidRDefault="00D923B6" w:rsidP="00D923B6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273B47"/>
          <w:sz w:val="20"/>
        </w:rPr>
      </w:pPr>
      <w:proofErr w:type="spellStart"/>
      <w:r w:rsidRPr="00D923B6">
        <w:rPr>
          <w:rStyle w:val="Textoennegrita"/>
          <w:rFonts w:ascii="Arial" w:eastAsiaTheme="majorEastAsia" w:hAnsi="Arial" w:cs="Arial"/>
          <w:color w:val="273B47"/>
          <w:sz w:val="20"/>
        </w:rPr>
        <w:t>React</w:t>
      </w:r>
      <w:proofErr w:type="spellEnd"/>
      <w:r w:rsidRPr="00D923B6">
        <w:rPr>
          <w:rStyle w:val="Textoennegrita"/>
          <w:rFonts w:ascii="Arial" w:eastAsiaTheme="majorEastAsia" w:hAnsi="Arial" w:cs="Arial"/>
          <w:color w:val="273B47"/>
          <w:sz w:val="20"/>
        </w:rPr>
        <w:t xml:space="preserve"> es declarativo</w:t>
      </w:r>
      <w:r w:rsidRPr="00D923B6">
        <w:rPr>
          <w:rFonts w:ascii="Arial" w:hAnsi="Arial" w:cs="Arial"/>
          <w:color w:val="273B47"/>
          <w:sz w:val="20"/>
        </w:rPr>
        <w:t>, lo que quiere decir que se le indica qué debe hacer pero no cómo debe hacerse, ahorrando de esta manera muchos pasos.</w:t>
      </w:r>
    </w:p>
    <w:p w:rsidR="00D923B6" w:rsidRPr="00D923B6" w:rsidRDefault="00D923B6" w:rsidP="00D923B6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273B47"/>
          <w:sz w:val="20"/>
        </w:rPr>
      </w:pPr>
    </w:p>
    <w:p w:rsidR="00D923B6" w:rsidRPr="00D923B6" w:rsidRDefault="00D923B6" w:rsidP="00D923B6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273B47"/>
          <w:sz w:val="20"/>
        </w:rPr>
      </w:pPr>
      <w:r w:rsidRPr="00D923B6">
        <w:rPr>
          <w:rStyle w:val="Textoennegrita"/>
          <w:rFonts w:ascii="Arial" w:eastAsiaTheme="majorEastAsia" w:hAnsi="Arial" w:cs="Arial"/>
          <w:color w:val="273B47"/>
          <w:sz w:val="20"/>
        </w:rPr>
        <w:t>JSX</w:t>
      </w:r>
      <w:r w:rsidRPr="00D923B6">
        <w:rPr>
          <w:rFonts w:ascii="Arial" w:hAnsi="Arial" w:cs="Arial"/>
          <w:color w:val="273B47"/>
          <w:sz w:val="20"/>
        </w:rPr>
        <w:t xml:space="preserve"> es HTML dentro de </w:t>
      </w:r>
      <w:proofErr w:type="spellStart"/>
      <w:r w:rsidRPr="00D923B6">
        <w:rPr>
          <w:rFonts w:ascii="Arial" w:hAnsi="Arial" w:cs="Arial"/>
          <w:color w:val="273B47"/>
          <w:sz w:val="20"/>
        </w:rPr>
        <w:t>Javascript</w:t>
      </w:r>
      <w:proofErr w:type="spellEnd"/>
      <w:r w:rsidRPr="00D923B6">
        <w:rPr>
          <w:rFonts w:ascii="Arial" w:hAnsi="Arial" w:cs="Arial"/>
          <w:color w:val="273B47"/>
          <w:sz w:val="20"/>
        </w:rPr>
        <w:t>, esto se verá más adelante en detalle.</w:t>
      </w:r>
    </w:p>
    <w:p w:rsidR="00D923B6" w:rsidRPr="00D923B6" w:rsidRDefault="00D923B6" w:rsidP="00D923B6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273B47"/>
          <w:sz w:val="20"/>
        </w:rPr>
      </w:pPr>
      <w:proofErr w:type="spellStart"/>
      <w:r w:rsidRPr="00D923B6">
        <w:rPr>
          <w:rFonts w:ascii="Arial" w:hAnsi="Arial" w:cs="Arial"/>
          <w:color w:val="273B47"/>
          <w:sz w:val="20"/>
        </w:rPr>
        <w:t>React</w:t>
      </w:r>
      <w:proofErr w:type="spellEnd"/>
      <w:r w:rsidRPr="00D923B6">
        <w:rPr>
          <w:rFonts w:ascii="Arial" w:hAnsi="Arial" w:cs="Arial"/>
          <w:color w:val="273B47"/>
          <w:sz w:val="20"/>
        </w:rPr>
        <w:t xml:space="preserve"> está estructurado por </w:t>
      </w:r>
      <w:r w:rsidRPr="00D923B6">
        <w:rPr>
          <w:rStyle w:val="Textoennegrita"/>
          <w:rFonts w:ascii="Arial" w:eastAsiaTheme="majorEastAsia" w:hAnsi="Arial" w:cs="Arial"/>
          <w:color w:val="273B47"/>
          <w:sz w:val="20"/>
        </w:rPr>
        <w:t>componentes</w:t>
      </w:r>
      <w:r w:rsidRPr="00D923B6">
        <w:rPr>
          <w:rFonts w:ascii="Arial" w:hAnsi="Arial" w:cs="Arial"/>
          <w:color w:val="273B47"/>
          <w:sz w:val="20"/>
        </w:rPr>
        <w:t xml:space="preserve"> que son como pequeños bloques de lego que al ser unidos forman aplicaciones de </w:t>
      </w:r>
      <w:proofErr w:type="spellStart"/>
      <w:r w:rsidRPr="00D923B6">
        <w:rPr>
          <w:rFonts w:ascii="Arial" w:hAnsi="Arial" w:cs="Arial"/>
          <w:color w:val="273B47"/>
          <w:sz w:val="20"/>
        </w:rPr>
        <w:t>React</w:t>
      </w:r>
      <w:proofErr w:type="spellEnd"/>
      <w:r w:rsidRPr="00D923B6">
        <w:rPr>
          <w:rFonts w:ascii="Arial" w:hAnsi="Arial" w:cs="Arial"/>
          <w:color w:val="273B47"/>
          <w:sz w:val="20"/>
        </w:rPr>
        <w:t xml:space="preserve">. Estos componentes pueden tener estilos, ser enlazados a eventos y sus estados </w:t>
      </w:r>
      <w:proofErr w:type="gramStart"/>
      <w:r w:rsidRPr="00D923B6">
        <w:rPr>
          <w:rFonts w:ascii="Arial" w:hAnsi="Arial" w:cs="Arial"/>
          <w:color w:val="273B47"/>
          <w:sz w:val="20"/>
        </w:rPr>
        <w:t>pueden</w:t>
      </w:r>
      <w:proofErr w:type="gramEnd"/>
      <w:r w:rsidRPr="00D923B6">
        <w:rPr>
          <w:rFonts w:ascii="Arial" w:hAnsi="Arial" w:cs="Arial"/>
          <w:color w:val="273B47"/>
          <w:sz w:val="20"/>
        </w:rPr>
        <w:t xml:space="preserve"> ser modificados.</w:t>
      </w:r>
    </w:p>
    <w:p w:rsidR="00D923B6" w:rsidRPr="00D923B6" w:rsidRDefault="00D923B6" w:rsidP="00D923B6">
      <w:pPr>
        <w:pStyle w:val="NormalWeb"/>
        <w:shd w:val="clear" w:color="auto" w:fill="FFFFFF"/>
        <w:spacing w:before="113" w:beforeAutospacing="0" w:after="113" w:afterAutospacing="0"/>
        <w:rPr>
          <w:rFonts w:ascii="Arial" w:hAnsi="Arial" w:cs="Arial"/>
          <w:color w:val="273B47"/>
          <w:sz w:val="20"/>
        </w:rPr>
      </w:pPr>
      <w:r w:rsidRPr="00D923B6">
        <w:rPr>
          <w:rFonts w:ascii="Arial" w:hAnsi="Arial" w:cs="Arial"/>
          <w:color w:val="273B47"/>
          <w:sz w:val="20"/>
        </w:rPr>
        <w:t xml:space="preserve">Con </w:t>
      </w:r>
      <w:proofErr w:type="spellStart"/>
      <w:r w:rsidRPr="00D923B6">
        <w:rPr>
          <w:rFonts w:ascii="Arial" w:hAnsi="Arial" w:cs="Arial"/>
          <w:color w:val="273B47"/>
          <w:sz w:val="20"/>
        </w:rPr>
        <w:t>React</w:t>
      </w:r>
      <w:proofErr w:type="spellEnd"/>
      <w:r w:rsidRPr="00D923B6">
        <w:rPr>
          <w:rFonts w:ascii="Arial" w:hAnsi="Arial" w:cs="Arial"/>
          <w:color w:val="273B47"/>
          <w:sz w:val="20"/>
        </w:rPr>
        <w:t xml:space="preserve"> también se tiene la ventaja de que será escrito una sola vez y podrá ser utilizado en aplicaciones web, móviles, entre otras.</w:t>
      </w:r>
    </w:p>
    <w:p w:rsidR="004E1AED" w:rsidRDefault="004E1AED" w:rsidP="00D923B6">
      <w:pPr>
        <w:rPr>
          <w:lang w:val="es-MX"/>
        </w:rPr>
      </w:pPr>
    </w:p>
    <w:p w:rsidR="00D923B6" w:rsidRDefault="00D923B6" w:rsidP="00D923B6">
      <w:pPr>
        <w:pStyle w:val="Ttulo1"/>
      </w:pPr>
      <w:r w:rsidRPr="00D923B6">
        <w:t>Pre-requisitos</w:t>
      </w:r>
    </w:p>
    <w:p w:rsidR="00D923B6" w:rsidRPr="00D923B6" w:rsidRDefault="00D923B6" w:rsidP="00D923B6">
      <w:pPr>
        <w:spacing w:after="0" w:line="240" w:lineRule="auto"/>
        <w:jc w:val="both"/>
        <w:rPr>
          <w:rFonts w:ascii="Arial" w:hAnsi="Arial" w:cs="Arial"/>
          <w:lang w:val="es-MX"/>
        </w:rPr>
      </w:pPr>
      <w:r w:rsidRPr="00D923B6">
        <w:rPr>
          <w:rFonts w:ascii="Arial" w:hAnsi="Arial" w:cs="Arial"/>
          <w:lang w:val="es-MX"/>
        </w:rPr>
        <w:t>Estos son los conocimientos que deberás tener antes de comenzar con este curso:</w:t>
      </w:r>
    </w:p>
    <w:p w:rsidR="00D923B6" w:rsidRPr="00D923B6" w:rsidRDefault="00D923B6" w:rsidP="00D923B6">
      <w:pPr>
        <w:numPr>
          <w:ilvl w:val="0"/>
          <w:numId w:val="19"/>
        </w:numPr>
        <w:spacing w:after="0" w:line="240" w:lineRule="auto"/>
        <w:jc w:val="both"/>
        <w:rPr>
          <w:rFonts w:ascii="Arial" w:hAnsi="Arial" w:cs="Arial"/>
          <w:lang w:val="es-MX"/>
        </w:rPr>
      </w:pPr>
      <w:r w:rsidRPr="00D923B6">
        <w:rPr>
          <w:rFonts w:ascii="Arial" w:hAnsi="Arial" w:cs="Arial"/>
          <w:b/>
          <w:bCs/>
          <w:lang w:val="es-MX"/>
        </w:rPr>
        <w:t>Desarrollo web online:</w:t>
      </w:r>
      <w:r w:rsidRPr="00D923B6">
        <w:rPr>
          <w:rFonts w:ascii="Arial" w:hAnsi="Arial" w:cs="Arial"/>
          <w:lang w:val="es-MX"/>
        </w:rPr>
        <w:t> Esto implica tener familiaridad y fortaleza en el uso de HTML y CSS.</w:t>
      </w:r>
    </w:p>
    <w:p w:rsidR="00D923B6" w:rsidRPr="00D923B6" w:rsidRDefault="00D923B6" w:rsidP="00D923B6">
      <w:pPr>
        <w:numPr>
          <w:ilvl w:val="0"/>
          <w:numId w:val="19"/>
        </w:numPr>
        <w:spacing w:after="0" w:line="240" w:lineRule="auto"/>
        <w:jc w:val="both"/>
        <w:rPr>
          <w:rFonts w:ascii="Arial" w:hAnsi="Arial" w:cs="Arial"/>
          <w:lang w:val="es-MX"/>
        </w:rPr>
      </w:pPr>
      <w:proofErr w:type="spellStart"/>
      <w:r w:rsidRPr="00D923B6">
        <w:rPr>
          <w:rFonts w:ascii="Arial" w:hAnsi="Arial" w:cs="Arial"/>
          <w:b/>
          <w:bCs/>
          <w:lang w:val="es-MX"/>
        </w:rPr>
        <w:t>Javascript</w:t>
      </w:r>
      <w:proofErr w:type="spellEnd"/>
      <w:r w:rsidRPr="00D923B6">
        <w:rPr>
          <w:rFonts w:ascii="Arial" w:hAnsi="Arial" w:cs="Arial"/>
          <w:b/>
          <w:bCs/>
          <w:lang w:val="es-MX"/>
        </w:rPr>
        <w:t>:</w:t>
      </w:r>
      <w:r w:rsidRPr="00D923B6">
        <w:rPr>
          <w:rFonts w:ascii="Arial" w:hAnsi="Arial" w:cs="Arial"/>
          <w:lang w:val="es-MX"/>
        </w:rPr>
        <w:t> </w:t>
      </w:r>
      <w:proofErr w:type="spellStart"/>
      <w:r w:rsidRPr="00D923B6">
        <w:rPr>
          <w:rFonts w:ascii="Arial" w:hAnsi="Arial" w:cs="Arial"/>
          <w:lang w:val="es-MX"/>
        </w:rPr>
        <w:t>React</w:t>
      </w:r>
      <w:proofErr w:type="spellEnd"/>
      <w:r w:rsidRPr="00D923B6">
        <w:rPr>
          <w:rFonts w:ascii="Arial" w:hAnsi="Arial" w:cs="Arial"/>
          <w:lang w:val="es-MX"/>
        </w:rPr>
        <w:t xml:space="preserve"> es </w:t>
      </w:r>
      <w:proofErr w:type="spellStart"/>
      <w:r w:rsidRPr="00D923B6">
        <w:rPr>
          <w:rFonts w:ascii="Arial" w:hAnsi="Arial" w:cs="Arial"/>
          <w:lang w:val="es-MX"/>
        </w:rPr>
        <w:t>Javascript</w:t>
      </w:r>
      <w:proofErr w:type="spellEnd"/>
      <w:r w:rsidRPr="00D923B6">
        <w:rPr>
          <w:rFonts w:ascii="Arial" w:hAnsi="Arial" w:cs="Arial"/>
          <w:lang w:val="es-MX"/>
        </w:rPr>
        <w:t xml:space="preserve">. Es importante saber usar </w:t>
      </w:r>
      <w:proofErr w:type="spellStart"/>
      <w:r w:rsidRPr="00D923B6">
        <w:rPr>
          <w:rFonts w:ascii="Arial" w:hAnsi="Arial" w:cs="Arial"/>
          <w:lang w:val="es-MX"/>
        </w:rPr>
        <w:t>Javascript</w:t>
      </w:r>
      <w:proofErr w:type="spellEnd"/>
      <w:r w:rsidRPr="00D923B6">
        <w:rPr>
          <w:rFonts w:ascii="Arial" w:hAnsi="Arial" w:cs="Arial"/>
          <w:lang w:val="es-MX"/>
        </w:rPr>
        <w:t xml:space="preserve"> en el navegador. Es deseable conocer </w:t>
      </w:r>
      <w:proofErr w:type="spellStart"/>
      <w:r w:rsidRPr="00D923B6">
        <w:rPr>
          <w:rFonts w:ascii="Arial" w:hAnsi="Arial" w:cs="Arial"/>
          <w:lang w:val="es-MX"/>
        </w:rPr>
        <w:t>JQuery</w:t>
      </w:r>
      <w:proofErr w:type="spellEnd"/>
      <w:r w:rsidRPr="00D923B6">
        <w:rPr>
          <w:rFonts w:ascii="Arial" w:hAnsi="Arial" w:cs="Arial"/>
          <w:lang w:val="es-MX"/>
        </w:rPr>
        <w:t xml:space="preserve"> y saber sobre promesas, clases y tener conocimientos sobre </w:t>
      </w:r>
      <w:proofErr w:type="spellStart"/>
      <w:r w:rsidRPr="00D923B6">
        <w:rPr>
          <w:rFonts w:ascii="Arial" w:hAnsi="Arial" w:cs="Arial"/>
          <w:lang w:val="es-MX"/>
        </w:rPr>
        <w:t>asincronía</w:t>
      </w:r>
      <w:proofErr w:type="spellEnd"/>
      <w:r w:rsidRPr="00D923B6">
        <w:rPr>
          <w:rFonts w:ascii="Arial" w:hAnsi="Arial" w:cs="Arial"/>
          <w:lang w:val="es-MX"/>
        </w:rPr>
        <w:t>.</w:t>
      </w:r>
    </w:p>
    <w:p w:rsidR="00D923B6" w:rsidRPr="00D923B6" w:rsidRDefault="00D923B6" w:rsidP="00D923B6">
      <w:pPr>
        <w:numPr>
          <w:ilvl w:val="0"/>
          <w:numId w:val="19"/>
        </w:numPr>
        <w:spacing w:after="0" w:line="240" w:lineRule="auto"/>
        <w:jc w:val="both"/>
        <w:rPr>
          <w:rFonts w:ascii="Arial" w:hAnsi="Arial" w:cs="Arial"/>
          <w:lang w:val="es-MX"/>
        </w:rPr>
      </w:pPr>
      <w:r w:rsidRPr="00D923B6">
        <w:rPr>
          <w:rFonts w:ascii="Arial" w:hAnsi="Arial" w:cs="Arial"/>
          <w:b/>
          <w:bCs/>
          <w:lang w:val="es-MX"/>
        </w:rPr>
        <w:t>Terminal:</w:t>
      </w:r>
      <w:r w:rsidRPr="00D923B6">
        <w:rPr>
          <w:rFonts w:ascii="Arial" w:hAnsi="Arial" w:cs="Arial"/>
          <w:lang w:val="es-MX"/>
        </w:rPr>
        <w:t> La línea de comandos es indispensable para instalar herramientas, correr servidores y hacer diversas tareas.</w:t>
      </w:r>
    </w:p>
    <w:p w:rsidR="00D923B6" w:rsidRDefault="00D923B6" w:rsidP="00D923B6">
      <w:pPr>
        <w:rPr>
          <w:lang w:val="es-MX"/>
        </w:rPr>
      </w:pPr>
    </w:p>
    <w:p w:rsidR="008406E5" w:rsidRDefault="008406E5" w:rsidP="00D923B6">
      <w:pPr>
        <w:rPr>
          <w:lang w:val="es-MX"/>
        </w:rPr>
      </w:pPr>
    </w:p>
    <w:p w:rsidR="008406E5" w:rsidRDefault="008406E5" w:rsidP="008406E5">
      <w:pPr>
        <w:pStyle w:val="Ttulo1"/>
      </w:pPr>
      <w:r w:rsidRPr="008406E5">
        <w:t>Herramientas que usaremos</w:t>
      </w:r>
    </w:p>
    <w:p w:rsidR="008406E5" w:rsidRPr="008406E5" w:rsidRDefault="008406E5" w:rsidP="008406E5">
      <w:pPr>
        <w:spacing w:after="0" w:line="240" w:lineRule="auto"/>
        <w:rPr>
          <w:rFonts w:ascii="Arial" w:hAnsi="Arial" w:cs="Arial"/>
          <w:sz w:val="20"/>
          <w:lang w:val="es-MX"/>
        </w:rPr>
      </w:pPr>
      <w:r w:rsidRPr="008406E5">
        <w:rPr>
          <w:rFonts w:ascii="Arial" w:hAnsi="Arial" w:cs="Arial"/>
          <w:sz w:val="20"/>
          <w:lang w:val="es-MX"/>
        </w:rPr>
        <w:t>Estas son las herramientas que usaremos en el curso:</w:t>
      </w:r>
    </w:p>
    <w:p w:rsidR="008406E5" w:rsidRPr="008406E5" w:rsidRDefault="008406E5" w:rsidP="008406E5">
      <w:pPr>
        <w:numPr>
          <w:ilvl w:val="0"/>
          <w:numId w:val="20"/>
        </w:numPr>
        <w:spacing w:after="0" w:line="240" w:lineRule="auto"/>
        <w:rPr>
          <w:rFonts w:ascii="Arial" w:hAnsi="Arial" w:cs="Arial"/>
          <w:sz w:val="20"/>
          <w:lang w:val="es-MX"/>
        </w:rPr>
      </w:pPr>
      <w:r w:rsidRPr="008406E5">
        <w:rPr>
          <w:rFonts w:ascii="Arial" w:hAnsi="Arial" w:cs="Arial"/>
          <w:b/>
          <w:bCs/>
          <w:sz w:val="20"/>
          <w:lang w:val="es-MX"/>
        </w:rPr>
        <w:t>Navegador:</w:t>
      </w:r>
      <w:r w:rsidRPr="008406E5">
        <w:rPr>
          <w:rFonts w:ascii="Arial" w:hAnsi="Arial" w:cs="Arial"/>
          <w:sz w:val="20"/>
          <w:lang w:val="es-MX"/>
        </w:rPr>
        <w:t xml:space="preserve"> Especialmente </w:t>
      </w:r>
      <w:proofErr w:type="spellStart"/>
      <w:r w:rsidRPr="008406E5">
        <w:rPr>
          <w:rFonts w:ascii="Arial" w:hAnsi="Arial" w:cs="Arial"/>
          <w:sz w:val="20"/>
          <w:lang w:val="es-MX"/>
        </w:rPr>
        <w:t>Chrome</w:t>
      </w:r>
      <w:proofErr w:type="spellEnd"/>
      <w:r w:rsidRPr="008406E5">
        <w:rPr>
          <w:rFonts w:ascii="Arial" w:hAnsi="Arial" w:cs="Arial"/>
          <w:sz w:val="20"/>
          <w:lang w:val="es-MX"/>
        </w:rPr>
        <w:t xml:space="preserve"> ya que cuenta con óptimas herramientas de desarrollo.</w:t>
      </w:r>
    </w:p>
    <w:p w:rsidR="008406E5" w:rsidRPr="008406E5" w:rsidRDefault="008406E5" w:rsidP="008406E5">
      <w:pPr>
        <w:numPr>
          <w:ilvl w:val="0"/>
          <w:numId w:val="20"/>
        </w:numPr>
        <w:spacing w:after="0" w:line="240" w:lineRule="auto"/>
        <w:rPr>
          <w:rFonts w:ascii="Arial" w:hAnsi="Arial" w:cs="Arial"/>
          <w:sz w:val="20"/>
          <w:lang w:val="es-MX"/>
        </w:rPr>
      </w:pPr>
      <w:proofErr w:type="spellStart"/>
      <w:r w:rsidRPr="008406E5">
        <w:rPr>
          <w:rFonts w:ascii="Arial" w:hAnsi="Arial" w:cs="Arial"/>
          <w:b/>
          <w:bCs/>
          <w:sz w:val="20"/>
          <w:lang w:val="es-MX"/>
        </w:rPr>
        <w:t>React</w:t>
      </w:r>
      <w:proofErr w:type="spellEnd"/>
      <w:r w:rsidRPr="008406E5">
        <w:rPr>
          <w:rFonts w:ascii="Arial" w:hAnsi="Arial" w:cs="Arial"/>
          <w:b/>
          <w:bCs/>
          <w:sz w:val="20"/>
          <w:lang w:val="es-MX"/>
        </w:rPr>
        <w:t xml:space="preserve"> </w:t>
      </w:r>
      <w:proofErr w:type="spellStart"/>
      <w:r w:rsidRPr="008406E5">
        <w:rPr>
          <w:rFonts w:ascii="Arial" w:hAnsi="Arial" w:cs="Arial"/>
          <w:b/>
          <w:bCs/>
          <w:sz w:val="20"/>
          <w:lang w:val="es-MX"/>
        </w:rPr>
        <w:t>Developer</w:t>
      </w:r>
      <w:proofErr w:type="spellEnd"/>
      <w:r w:rsidRPr="008406E5">
        <w:rPr>
          <w:rFonts w:ascii="Arial" w:hAnsi="Arial" w:cs="Arial"/>
          <w:b/>
          <w:bCs/>
          <w:sz w:val="20"/>
          <w:lang w:val="es-MX"/>
        </w:rPr>
        <w:t xml:space="preserve"> Tools:</w:t>
      </w:r>
      <w:r w:rsidRPr="008406E5">
        <w:rPr>
          <w:rFonts w:ascii="Arial" w:hAnsi="Arial" w:cs="Arial"/>
          <w:sz w:val="20"/>
          <w:lang w:val="es-MX"/>
        </w:rPr>
        <w:t xml:space="preserve"> Es una herramienta Open </w:t>
      </w:r>
      <w:proofErr w:type="spellStart"/>
      <w:r w:rsidRPr="008406E5">
        <w:rPr>
          <w:rFonts w:ascii="Arial" w:hAnsi="Arial" w:cs="Arial"/>
          <w:sz w:val="20"/>
          <w:lang w:val="es-MX"/>
        </w:rPr>
        <w:t>Source</w:t>
      </w:r>
      <w:proofErr w:type="spellEnd"/>
      <w:r w:rsidRPr="008406E5">
        <w:rPr>
          <w:rFonts w:ascii="Arial" w:hAnsi="Arial" w:cs="Arial"/>
          <w:sz w:val="20"/>
          <w:lang w:val="es-MX"/>
        </w:rPr>
        <w:t xml:space="preserve"> creada por Facebook y tiene instalación para </w:t>
      </w:r>
      <w:proofErr w:type="spellStart"/>
      <w:r w:rsidRPr="008406E5">
        <w:rPr>
          <w:rFonts w:ascii="Arial" w:hAnsi="Arial" w:cs="Arial"/>
          <w:sz w:val="20"/>
          <w:lang w:val="es-MX"/>
        </w:rPr>
        <w:t>Chrome</w:t>
      </w:r>
      <w:proofErr w:type="spellEnd"/>
      <w:r w:rsidRPr="008406E5">
        <w:rPr>
          <w:rFonts w:ascii="Arial" w:hAnsi="Arial" w:cs="Arial"/>
          <w:sz w:val="20"/>
          <w:lang w:val="es-MX"/>
        </w:rPr>
        <w:t xml:space="preserve"> o Firefox. Nos dejará ver el código de </w:t>
      </w:r>
      <w:proofErr w:type="spellStart"/>
      <w:r w:rsidRPr="008406E5">
        <w:rPr>
          <w:rFonts w:ascii="Arial" w:hAnsi="Arial" w:cs="Arial"/>
          <w:sz w:val="20"/>
          <w:lang w:val="es-MX"/>
        </w:rPr>
        <w:t>React</w:t>
      </w:r>
      <w:proofErr w:type="spellEnd"/>
      <w:r w:rsidRPr="008406E5">
        <w:rPr>
          <w:rFonts w:ascii="Arial" w:hAnsi="Arial" w:cs="Arial"/>
          <w:sz w:val="20"/>
          <w:lang w:val="es-MX"/>
        </w:rPr>
        <w:t xml:space="preserve"> inspeccionando elementos.</w:t>
      </w:r>
    </w:p>
    <w:p w:rsidR="008406E5" w:rsidRPr="008406E5" w:rsidRDefault="008406E5" w:rsidP="008406E5">
      <w:pPr>
        <w:numPr>
          <w:ilvl w:val="0"/>
          <w:numId w:val="20"/>
        </w:numPr>
        <w:spacing w:after="0" w:line="240" w:lineRule="auto"/>
        <w:rPr>
          <w:rFonts w:ascii="Arial" w:hAnsi="Arial" w:cs="Arial"/>
          <w:sz w:val="20"/>
          <w:lang w:val="es-MX"/>
        </w:rPr>
      </w:pPr>
      <w:r w:rsidRPr="008406E5">
        <w:rPr>
          <w:rFonts w:ascii="Arial" w:hAnsi="Arial" w:cs="Arial"/>
          <w:b/>
          <w:bCs/>
          <w:sz w:val="20"/>
          <w:lang w:val="es-MX"/>
        </w:rPr>
        <w:t>Editor de texto:</w:t>
      </w:r>
      <w:r w:rsidRPr="008406E5">
        <w:rPr>
          <w:rFonts w:ascii="Arial" w:hAnsi="Arial" w:cs="Arial"/>
          <w:sz w:val="20"/>
          <w:lang w:val="es-MX"/>
        </w:rPr>
        <w:t> Puedes usar cualquiera, en este curso sugerimos </w:t>
      </w:r>
      <w:r w:rsidRPr="008406E5">
        <w:rPr>
          <w:rFonts w:ascii="Arial" w:hAnsi="Arial" w:cs="Arial"/>
          <w:b/>
          <w:bCs/>
          <w:sz w:val="20"/>
          <w:lang w:val="es-MX"/>
        </w:rPr>
        <w:t xml:space="preserve">Visual Studio </w:t>
      </w:r>
      <w:proofErr w:type="spellStart"/>
      <w:r w:rsidRPr="008406E5">
        <w:rPr>
          <w:rFonts w:ascii="Arial" w:hAnsi="Arial" w:cs="Arial"/>
          <w:b/>
          <w:bCs/>
          <w:sz w:val="20"/>
          <w:lang w:val="es-MX"/>
        </w:rPr>
        <w:t>Code</w:t>
      </w:r>
      <w:proofErr w:type="spellEnd"/>
      <w:r w:rsidRPr="008406E5">
        <w:rPr>
          <w:rFonts w:ascii="Arial" w:hAnsi="Arial" w:cs="Arial"/>
          <w:sz w:val="20"/>
          <w:lang w:val="es-MX"/>
        </w:rPr>
        <w:t xml:space="preserve">. Tiene muchos </w:t>
      </w:r>
      <w:proofErr w:type="spellStart"/>
      <w:r w:rsidRPr="008406E5">
        <w:rPr>
          <w:rFonts w:ascii="Arial" w:hAnsi="Arial" w:cs="Arial"/>
          <w:sz w:val="20"/>
          <w:lang w:val="es-MX"/>
        </w:rPr>
        <w:t>plugins</w:t>
      </w:r>
      <w:proofErr w:type="spellEnd"/>
      <w:r w:rsidRPr="008406E5">
        <w:rPr>
          <w:rFonts w:ascii="Arial" w:hAnsi="Arial" w:cs="Arial"/>
          <w:sz w:val="20"/>
          <w:lang w:val="es-MX"/>
        </w:rPr>
        <w:t xml:space="preserve"> útiles para el desarrollo.</w:t>
      </w:r>
    </w:p>
    <w:p w:rsidR="008406E5" w:rsidRPr="008406E5" w:rsidRDefault="008406E5" w:rsidP="008406E5">
      <w:pPr>
        <w:numPr>
          <w:ilvl w:val="0"/>
          <w:numId w:val="20"/>
        </w:numPr>
        <w:spacing w:after="0" w:line="240" w:lineRule="auto"/>
        <w:rPr>
          <w:rFonts w:ascii="Arial" w:hAnsi="Arial" w:cs="Arial"/>
          <w:sz w:val="20"/>
          <w:lang w:val="es-MX"/>
        </w:rPr>
      </w:pPr>
      <w:proofErr w:type="spellStart"/>
      <w:r w:rsidRPr="008406E5">
        <w:rPr>
          <w:rFonts w:ascii="Arial" w:hAnsi="Arial" w:cs="Arial"/>
          <w:b/>
          <w:bCs/>
          <w:sz w:val="20"/>
          <w:lang w:val="es-MX"/>
        </w:rPr>
        <w:t>Prettier</w:t>
      </w:r>
      <w:proofErr w:type="spellEnd"/>
      <w:r w:rsidRPr="008406E5">
        <w:rPr>
          <w:rFonts w:ascii="Arial" w:hAnsi="Arial" w:cs="Arial"/>
          <w:b/>
          <w:bCs/>
          <w:sz w:val="20"/>
          <w:lang w:val="es-MX"/>
        </w:rPr>
        <w:t>:</w:t>
      </w:r>
      <w:r w:rsidRPr="008406E5">
        <w:rPr>
          <w:rFonts w:ascii="Arial" w:hAnsi="Arial" w:cs="Arial"/>
          <w:sz w:val="20"/>
          <w:lang w:val="es-MX"/>
        </w:rPr>
        <w:t xml:space="preserve"> Es un </w:t>
      </w:r>
      <w:proofErr w:type="spellStart"/>
      <w:r w:rsidRPr="008406E5">
        <w:rPr>
          <w:rFonts w:ascii="Arial" w:hAnsi="Arial" w:cs="Arial"/>
          <w:sz w:val="20"/>
          <w:lang w:val="es-MX"/>
        </w:rPr>
        <w:t>plugin</w:t>
      </w:r>
      <w:proofErr w:type="spellEnd"/>
      <w:r w:rsidRPr="008406E5">
        <w:rPr>
          <w:rFonts w:ascii="Arial" w:hAnsi="Arial" w:cs="Arial"/>
          <w:sz w:val="20"/>
          <w:lang w:val="es-MX"/>
        </w:rPr>
        <w:t xml:space="preserve"> que hace que el código se vea bien sin importar cómo está escrito.</w:t>
      </w:r>
    </w:p>
    <w:p w:rsidR="008406E5" w:rsidRDefault="008406E5" w:rsidP="00D923B6">
      <w:pPr>
        <w:rPr>
          <w:lang w:val="es-MX"/>
        </w:rPr>
      </w:pPr>
    </w:p>
    <w:p w:rsidR="0050559A" w:rsidRDefault="0050559A" w:rsidP="00D923B6">
      <w:pPr>
        <w:rPr>
          <w:lang w:val="es-MX"/>
        </w:rPr>
      </w:pPr>
    </w:p>
    <w:p w:rsidR="0050559A" w:rsidRDefault="0050559A" w:rsidP="00D923B6">
      <w:pPr>
        <w:rPr>
          <w:lang w:val="es-MX"/>
        </w:rPr>
      </w:pPr>
    </w:p>
    <w:p w:rsidR="0050559A" w:rsidRDefault="0050559A" w:rsidP="00D923B6">
      <w:pPr>
        <w:rPr>
          <w:lang w:val="es-MX"/>
        </w:rPr>
      </w:pPr>
    </w:p>
    <w:p w:rsidR="0050559A" w:rsidRDefault="0050559A" w:rsidP="0050559A">
      <w:pPr>
        <w:pStyle w:val="Ttulo1"/>
      </w:pPr>
      <w:r w:rsidRPr="0050559A">
        <w:lastRenderedPageBreak/>
        <w:t>Create-react-app</w:t>
      </w:r>
    </w:p>
    <w:p w:rsidR="0050559A" w:rsidRPr="0050559A" w:rsidRDefault="0050559A" w:rsidP="0050559A">
      <w:pPr>
        <w:shd w:val="clear" w:color="auto" w:fill="FFFFFF"/>
        <w:spacing w:before="0" w:after="0" w:line="240" w:lineRule="auto"/>
        <w:rPr>
          <w:rFonts w:ascii="Segoe UI Symbol" w:eastAsia="Times New Roman" w:hAnsi="Segoe UI Symbol" w:cs="Segoe UI Symbol"/>
          <w:color w:val="4A4A4A"/>
          <w:sz w:val="20"/>
          <w:szCs w:val="20"/>
          <w:lang w:val="es-MX" w:eastAsia="es-MX"/>
        </w:rPr>
      </w:pPr>
      <w:r w:rsidRPr="0050559A">
        <w:rPr>
          <w:rFonts w:ascii="Arial" w:hAnsi="Arial" w:cs="Arial"/>
          <w:color w:val="4A4A4A"/>
          <w:sz w:val="20"/>
          <w:szCs w:val="20"/>
          <w:shd w:val="clear" w:color="auto" w:fill="FFFFFF"/>
        </w:rPr>
        <w:t xml:space="preserve">Para todos los que </w:t>
      </w:r>
      <w:proofErr w:type="spellStart"/>
      <w:r w:rsidRPr="0050559A">
        <w:rPr>
          <w:rFonts w:ascii="Arial" w:hAnsi="Arial" w:cs="Arial"/>
          <w:color w:val="4A4A4A"/>
          <w:sz w:val="20"/>
          <w:szCs w:val="20"/>
          <w:shd w:val="clear" w:color="auto" w:fill="FFFFFF"/>
        </w:rPr>
        <w:t>estan</w:t>
      </w:r>
      <w:proofErr w:type="spellEnd"/>
      <w:r w:rsidRPr="0050559A">
        <w:rPr>
          <w:rFonts w:ascii="Arial" w:hAnsi="Arial" w:cs="Arial"/>
          <w:color w:val="4A4A4A"/>
          <w:sz w:val="20"/>
          <w:szCs w:val="20"/>
          <w:shd w:val="clear" w:color="auto" w:fill="FFFFFF"/>
        </w:rPr>
        <w:t xml:space="preserve"> siguiendo el tutorial al pie de la letra. Les cuento que el comando </w:t>
      </w:r>
      <w:proofErr w:type="spellStart"/>
      <w:r w:rsidRPr="0050559A">
        <w:rPr>
          <w:rFonts w:ascii="Courier New" w:hAnsi="Courier New" w:cs="Courier New"/>
          <w:color w:val="4A4A4A"/>
          <w:sz w:val="20"/>
          <w:szCs w:val="20"/>
          <w:shd w:val="clear" w:color="auto" w:fill="FFFFFF"/>
        </w:rPr>
        <w:t>npm</w:t>
      </w:r>
      <w:proofErr w:type="spellEnd"/>
      <w:r w:rsidRPr="0050559A">
        <w:rPr>
          <w:rFonts w:ascii="Courier New" w:hAnsi="Courier New" w:cs="Courier New"/>
          <w:color w:val="4A4A4A"/>
          <w:sz w:val="20"/>
          <w:szCs w:val="20"/>
          <w:shd w:val="clear" w:color="auto" w:fill="FFFFFF"/>
        </w:rPr>
        <w:t xml:space="preserve"> </w:t>
      </w:r>
      <w:proofErr w:type="spellStart"/>
      <w:r w:rsidRPr="0050559A">
        <w:rPr>
          <w:rFonts w:ascii="Courier New" w:hAnsi="Courier New" w:cs="Courier New"/>
          <w:color w:val="4A4A4A"/>
          <w:sz w:val="20"/>
          <w:szCs w:val="20"/>
          <w:shd w:val="clear" w:color="auto" w:fill="FFFFFF"/>
        </w:rPr>
        <w:t>install</w:t>
      </w:r>
      <w:proofErr w:type="spellEnd"/>
      <w:r w:rsidRPr="0050559A">
        <w:rPr>
          <w:rFonts w:ascii="Courier New" w:hAnsi="Courier New" w:cs="Courier New"/>
          <w:color w:val="4A4A4A"/>
          <w:sz w:val="20"/>
          <w:szCs w:val="20"/>
          <w:shd w:val="clear" w:color="auto" w:fill="FFFFFF"/>
        </w:rPr>
        <w:t xml:space="preserve"> -g </w:t>
      </w:r>
      <w:proofErr w:type="spellStart"/>
      <w:r w:rsidRPr="0050559A">
        <w:rPr>
          <w:rFonts w:ascii="Courier New" w:hAnsi="Courier New" w:cs="Courier New"/>
          <w:color w:val="4A4A4A"/>
          <w:sz w:val="20"/>
          <w:szCs w:val="20"/>
          <w:shd w:val="clear" w:color="auto" w:fill="FFFFFF"/>
        </w:rPr>
        <w:t>create-react-app</w:t>
      </w:r>
      <w:proofErr w:type="spellEnd"/>
      <w:r w:rsidRPr="0050559A">
        <w:rPr>
          <w:rFonts w:ascii="Arial" w:hAnsi="Arial" w:cs="Arial"/>
          <w:color w:val="4A4A4A"/>
          <w:sz w:val="20"/>
          <w:szCs w:val="20"/>
          <w:shd w:val="clear" w:color="auto" w:fill="FFFFFF"/>
        </w:rPr>
        <w:t> ya fue sustituido por </w:t>
      </w:r>
      <w:proofErr w:type="spellStart"/>
      <w:r w:rsidRPr="0050559A">
        <w:rPr>
          <w:rFonts w:ascii="Courier New" w:hAnsi="Courier New" w:cs="Courier New"/>
          <w:color w:val="4A4A4A"/>
          <w:sz w:val="20"/>
          <w:szCs w:val="20"/>
          <w:shd w:val="clear" w:color="auto" w:fill="FFFFFF"/>
        </w:rPr>
        <w:t>npx</w:t>
      </w:r>
      <w:proofErr w:type="spellEnd"/>
      <w:r w:rsidRPr="0050559A">
        <w:rPr>
          <w:rFonts w:ascii="Arial" w:hAnsi="Arial" w:cs="Arial"/>
          <w:color w:val="4A4A4A"/>
          <w:sz w:val="20"/>
          <w:szCs w:val="20"/>
          <w:shd w:val="clear" w:color="auto" w:fill="FFFFFF"/>
        </w:rPr>
        <w:t xml:space="preserve">. </w:t>
      </w:r>
      <w:proofErr w:type="spellStart"/>
      <w:r w:rsidRPr="0050559A">
        <w:rPr>
          <w:rFonts w:ascii="Arial" w:hAnsi="Arial" w:cs="Arial"/>
          <w:color w:val="4A4A4A"/>
          <w:sz w:val="20"/>
          <w:szCs w:val="20"/>
          <w:shd w:val="clear" w:color="auto" w:fill="FFFFFF"/>
        </w:rPr>
        <w:t>Asi</w:t>
      </w:r>
      <w:proofErr w:type="spellEnd"/>
      <w:r w:rsidRPr="0050559A">
        <w:rPr>
          <w:rFonts w:ascii="Arial" w:hAnsi="Arial" w:cs="Arial"/>
          <w:color w:val="4A4A4A"/>
          <w:sz w:val="20"/>
          <w:szCs w:val="20"/>
          <w:shd w:val="clear" w:color="auto" w:fill="FFFFFF"/>
        </w:rPr>
        <w:t xml:space="preserve"> que lo que tiene que hacer es lo siguiente. En caso de haber instalado previamente </w:t>
      </w:r>
      <w:proofErr w:type="spellStart"/>
      <w:r w:rsidRPr="0050559A">
        <w:rPr>
          <w:rFonts w:ascii="Courier New" w:hAnsi="Courier New" w:cs="Courier New"/>
          <w:color w:val="4A4A4A"/>
          <w:sz w:val="20"/>
          <w:szCs w:val="20"/>
          <w:shd w:val="clear" w:color="auto" w:fill="FFFFFF"/>
        </w:rPr>
        <w:t>create-react-app</w:t>
      </w:r>
      <w:proofErr w:type="spellEnd"/>
      <w:r w:rsidRPr="0050559A">
        <w:rPr>
          <w:rFonts w:ascii="Arial" w:hAnsi="Arial" w:cs="Arial"/>
          <w:color w:val="4A4A4A"/>
          <w:sz w:val="20"/>
          <w:szCs w:val="20"/>
          <w:shd w:val="clear" w:color="auto" w:fill="FFFFFF"/>
        </w:rPr>
        <w:t> se debe desinstalar:</w:t>
      </w:r>
      <w:r w:rsidRPr="0050559A">
        <w:rPr>
          <w:rFonts w:ascii="Arial" w:hAnsi="Arial" w:cs="Arial"/>
          <w:color w:val="4A4A4A"/>
          <w:sz w:val="20"/>
          <w:szCs w:val="20"/>
        </w:rPr>
        <w:br/>
      </w:r>
      <w:proofErr w:type="spellStart"/>
      <w:r w:rsidRPr="0050559A">
        <w:rPr>
          <w:rFonts w:ascii="Courier New" w:hAnsi="Courier New" w:cs="Courier New"/>
          <w:color w:val="4A4A4A"/>
          <w:sz w:val="20"/>
          <w:szCs w:val="20"/>
          <w:shd w:val="clear" w:color="auto" w:fill="FFFFFF"/>
        </w:rPr>
        <w:t>npm</w:t>
      </w:r>
      <w:proofErr w:type="spellEnd"/>
      <w:r w:rsidRPr="0050559A">
        <w:rPr>
          <w:rFonts w:ascii="Courier New" w:hAnsi="Courier New" w:cs="Courier New"/>
          <w:color w:val="4A4A4A"/>
          <w:sz w:val="20"/>
          <w:szCs w:val="20"/>
          <w:shd w:val="clear" w:color="auto" w:fill="FFFFFF"/>
        </w:rPr>
        <w:t xml:space="preserve"> </w:t>
      </w:r>
      <w:proofErr w:type="spellStart"/>
      <w:r w:rsidRPr="0050559A">
        <w:rPr>
          <w:rFonts w:ascii="Courier New" w:hAnsi="Courier New" w:cs="Courier New"/>
          <w:color w:val="4A4A4A"/>
          <w:sz w:val="20"/>
          <w:szCs w:val="20"/>
          <w:shd w:val="clear" w:color="auto" w:fill="FFFFFF"/>
        </w:rPr>
        <w:t>uninstall</w:t>
      </w:r>
      <w:proofErr w:type="spellEnd"/>
      <w:r w:rsidRPr="0050559A">
        <w:rPr>
          <w:rFonts w:ascii="Courier New" w:hAnsi="Courier New" w:cs="Courier New"/>
          <w:color w:val="4A4A4A"/>
          <w:sz w:val="20"/>
          <w:szCs w:val="20"/>
          <w:shd w:val="clear" w:color="auto" w:fill="FFFFFF"/>
        </w:rPr>
        <w:t xml:space="preserve"> -g </w:t>
      </w:r>
      <w:proofErr w:type="spellStart"/>
      <w:r w:rsidRPr="0050559A">
        <w:rPr>
          <w:rFonts w:ascii="Courier New" w:hAnsi="Courier New" w:cs="Courier New"/>
          <w:color w:val="4A4A4A"/>
          <w:sz w:val="20"/>
          <w:szCs w:val="20"/>
          <w:shd w:val="clear" w:color="auto" w:fill="FFFFFF"/>
        </w:rPr>
        <w:t>create-react-app</w:t>
      </w:r>
      <w:proofErr w:type="spellEnd"/>
      <w:r w:rsidRPr="0050559A">
        <w:rPr>
          <w:rFonts w:ascii="Arial" w:hAnsi="Arial" w:cs="Arial"/>
          <w:color w:val="4A4A4A"/>
          <w:sz w:val="20"/>
          <w:szCs w:val="20"/>
          <w:shd w:val="clear" w:color="auto" w:fill="FFFFFF"/>
        </w:rPr>
        <w:t>.</w:t>
      </w:r>
      <w:r w:rsidRPr="0050559A">
        <w:rPr>
          <w:rFonts w:ascii="Arial" w:hAnsi="Arial" w:cs="Arial"/>
          <w:color w:val="4A4A4A"/>
          <w:sz w:val="20"/>
          <w:szCs w:val="20"/>
        </w:rPr>
        <w:br/>
      </w:r>
      <w:r w:rsidRPr="0050559A">
        <w:rPr>
          <w:rFonts w:ascii="Arial" w:hAnsi="Arial" w:cs="Arial"/>
          <w:color w:val="4A4A4A"/>
          <w:sz w:val="20"/>
          <w:szCs w:val="20"/>
          <w:shd w:val="clear" w:color="auto" w:fill="FFFFFF"/>
        </w:rPr>
        <w:t>Y luego usar el comando </w:t>
      </w:r>
      <w:proofErr w:type="spellStart"/>
      <w:r w:rsidRPr="0050559A">
        <w:rPr>
          <w:rFonts w:ascii="Courier New" w:hAnsi="Courier New" w:cs="Courier New"/>
          <w:color w:val="4A4A4A"/>
          <w:sz w:val="20"/>
          <w:szCs w:val="20"/>
          <w:shd w:val="clear" w:color="auto" w:fill="FFFFFF"/>
        </w:rPr>
        <w:t>npx</w:t>
      </w:r>
      <w:proofErr w:type="spellEnd"/>
      <w:r w:rsidRPr="0050559A">
        <w:rPr>
          <w:rFonts w:ascii="Courier New" w:hAnsi="Courier New" w:cs="Courier New"/>
          <w:color w:val="4A4A4A"/>
          <w:sz w:val="20"/>
          <w:szCs w:val="20"/>
          <w:shd w:val="clear" w:color="auto" w:fill="FFFFFF"/>
        </w:rPr>
        <w:t xml:space="preserve"> </w:t>
      </w:r>
      <w:proofErr w:type="spellStart"/>
      <w:r w:rsidRPr="0050559A">
        <w:rPr>
          <w:rFonts w:ascii="Courier New" w:hAnsi="Courier New" w:cs="Courier New"/>
          <w:color w:val="4A4A4A"/>
          <w:sz w:val="20"/>
          <w:szCs w:val="20"/>
          <w:shd w:val="clear" w:color="auto" w:fill="FFFFFF"/>
        </w:rPr>
        <w:t>create-react-app</w:t>
      </w:r>
      <w:proofErr w:type="spellEnd"/>
      <w:r w:rsidRPr="0050559A">
        <w:rPr>
          <w:rFonts w:ascii="Courier New" w:hAnsi="Courier New" w:cs="Courier New"/>
          <w:color w:val="4A4A4A"/>
          <w:sz w:val="20"/>
          <w:szCs w:val="20"/>
          <w:shd w:val="clear" w:color="auto" w:fill="FFFFFF"/>
        </w:rPr>
        <w:t xml:space="preserve"> </w:t>
      </w:r>
      <w:proofErr w:type="spellStart"/>
      <w:r w:rsidRPr="0050559A">
        <w:rPr>
          <w:rFonts w:ascii="Courier New" w:hAnsi="Courier New" w:cs="Courier New"/>
          <w:color w:val="4A4A4A"/>
          <w:sz w:val="20"/>
          <w:szCs w:val="20"/>
          <w:shd w:val="clear" w:color="auto" w:fill="FFFFFF"/>
        </w:rPr>
        <w:t>hello-react</w:t>
      </w:r>
      <w:proofErr w:type="spellEnd"/>
      <w:r w:rsidRPr="0050559A">
        <w:rPr>
          <w:rFonts w:ascii="Arial" w:hAnsi="Arial" w:cs="Arial"/>
          <w:color w:val="4A4A4A"/>
          <w:sz w:val="20"/>
          <w:szCs w:val="20"/>
        </w:rPr>
        <w:br/>
      </w:r>
      <w:r w:rsidRPr="0050559A">
        <w:rPr>
          <w:rFonts w:ascii="Arial" w:hAnsi="Arial" w:cs="Arial"/>
          <w:color w:val="4A4A4A"/>
          <w:sz w:val="20"/>
          <w:szCs w:val="20"/>
          <w:shd w:val="clear" w:color="auto" w:fill="FFFFFF"/>
        </w:rPr>
        <w:t xml:space="preserve">En caso de no tener instalado </w:t>
      </w:r>
      <w:proofErr w:type="spellStart"/>
      <w:r w:rsidRPr="0050559A">
        <w:rPr>
          <w:rFonts w:ascii="Arial" w:hAnsi="Arial" w:cs="Arial"/>
          <w:color w:val="4A4A4A"/>
          <w:sz w:val="20"/>
          <w:szCs w:val="20"/>
          <w:shd w:val="clear" w:color="auto" w:fill="FFFFFF"/>
        </w:rPr>
        <w:t>npx</w:t>
      </w:r>
      <w:proofErr w:type="spellEnd"/>
      <w:r w:rsidRPr="0050559A">
        <w:rPr>
          <w:rFonts w:ascii="Arial" w:hAnsi="Arial" w:cs="Arial"/>
          <w:color w:val="4A4A4A"/>
          <w:sz w:val="20"/>
          <w:szCs w:val="20"/>
          <w:shd w:val="clear" w:color="auto" w:fill="FFFFFF"/>
        </w:rPr>
        <w:t>. Sencillamente instalarlo con:</w:t>
      </w:r>
      <w:r w:rsidRPr="0050559A">
        <w:rPr>
          <w:rFonts w:ascii="Arial" w:hAnsi="Arial" w:cs="Arial"/>
          <w:color w:val="4A4A4A"/>
          <w:sz w:val="20"/>
          <w:szCs w:val="20"/>
        </w:rPr>
        <w:br/>
      </w:r>
      <w:proofErr w:type="spellStart"/>
      <w:r w:rsidRPr="0050559A">
        <w:rPr>
          <w:rFonts w:ascii="Courier New" w:hAnsi="Courier New" w:cs="Courier New"/>
          <w:color w:val="4A4A4A"/>
          <w:sz w:val="20"/>
          <w:szCs w:val="20"/>
          <w:shd w:val="clear" w:color="auto" w:fill="FFFFFF"/>
        </w:rPr>
        <w:t>npm</w:t>
      </w:r>
      <w:proofErr w:type="spellEnd"/>
      <w:r w:rsidRPr="0050559A">
        <w:rPr>
          <w:rFonts w:ascii="Courier New" w:hAnsi="Courier New" w:cs="Courier New"/>
          <w:color w:val="4A4A4A"/>
          <w:sz w:val="20"/>
          <w:szCs w:val="20"/>
          <w:shd w:val="clear" w:color="auto" w:fill="FFFFFF"/>
        </w:rPr>
        <w:t xml:space="preserve"> </w:t>
      </w:r>
      <w:proofErr w:type="spellStart"/>
      <w:r w:rsidRPr="0050559A">
        <w:rPr>
          <w:rFonts w:ascii="Courier New" w:hAnsi="Courier New" w:cs="Courier New"/>
          <w:color w:val="4A4A4A"/>
          <w:sz w:val="20"/>
          <w:szCs w:val="20"/>
          <w:shd w:val="clear" w:color="auto" w:fill="FFFFFF"/>
        </w:rPr>
        <w:t>install</w:t>
      </w:r>
      <w:proofErr w:type="spellEnd"/>
      <w:r w:rsidRPr="0050559A">
        <w:rPr>
          <w:rFonts w:ascii="Courier New" w:hAnsi="Courier New" w:cs="Courier New"/>
          <w:color w:val="4A4A4A"/>
          <w:sz w:val="20"/>
          <w:szCs w:val="20"/>
          <w:shd w:val="clear" w:color="auto" w:fill="FFFFFF"/>
        </w:rPr>
        <w:t xml:space="preserve"> -g </w:t>
      </w:r>
      <w:proofErr w:type="spellStart"/>
      <w:r w:rsidRPr="0050559A">
        <w:rPr>
          <w:rFonts w:ascii="Courier New" w:hAnsi="Courier New" w:cs="Courier New"/>
          <w:color w:val="4A4A4A"/>
          <w:sz w:val="20"/>
          <w:szCs w:val="20"/>
          <w:shd w:val="clear" w:color="auto" w:fill="FFFFFF"/>
        </w:rPr>
        <w:t>npx</w:t>
      </w:r>
      <w:proofErr w:type="spellEnd"/>
    </w:p>
    <w:p w:rsidR="0050559A" w:rsidRDefault="0050559A" w:rsidP="0050559A">
      <w:pPr>
        <w:shd w:val="clear" w:color="auto" w:fill="FFFFFF"/>
        <w:spacing w:before="0" w:after="0" w:line="240" w:lineRule="auto"/>
        <w:jc w:val="both"/>
        <w:rPr>
          <w:rFonts w:ascii="Segoe UI Symbol" w:eastAsia="Times New Roman" w:hAnsi="Segoe UI Symbol" w:cs="Segoe UI Symbol"/>
          <w:color w:val="4A4A4A"/>
          <w:sz w:val="20"/>
          <w:szCs w:val="20"/>
          <w:lang w:val="es-MX" w:eastAsia="es-MX"/>
        </w:rPr>
      </w:pPr>
    </w:p>
    <w:p w:rsidR="0050559A" w:rsidRPr="0050559A" w:rsidRDefault="0050559A" w:rsidP="0050559A">
      <w:pPr>
        <w:shd w:val="clear" w:color="auto" w:fill="FFFFFF"/>
        <w:spacing w:before="0" w:after="0" w:line="240" w:lineRule="auto"/>
        <w:jc w:val="both"/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</w:pPr>
      <w:r w:rsidRPr="0050559A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 xml:space="preserve">Hola a todos; para aquellos que intentan correr </w:t>
      </w:r>
      <w:proofErr w:type="spellStart"/>
      <w:r w:rsidRPr="0050559A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>Create-react-app</w:t>
      </w:r>
      <w:proofErr w:type="spellEnd"/>
      <w:r w:rsidRPr="0050559A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 xml:space="preserve"> y obtienen vulnerabilidades al finalizar de descarga. </w:t>
      </w:r>
      <w:r w:rsidRPr="0050559A">
        <w:rPr>
          <w:rFonts w:ascii="Arial" w:eastAsia="Times New Roman" w:hAnsi="Arial" w:cs="Arial"/>
          <w:b/>
          <w:bCs/>
          <w:color w:val="4A4A4A"/>
          <w:sz w:val="20"/>
          <w:szCs w:val="20"/>
          <w:lang w:val="es-MX" w:eastAsia="es-MX"/>
        </w:rPr>
        <w:t>No lo intenten hacer por medio del código del profesor</w:t>
      </w:r>
      <w:r w:rsidRPr="0050559A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> debido a que es </w:t>
      </w:r>
      <w:r w:rsidRPr="0050559A">
        <w:rPr>
          <w:rFonts w:ascii="Arial" w:eastAsia="Times New Roman" w:hAnsi="Arial" w:cs="Arial"/>
          <w:b/>
          <w:bCs/>
          <w:color w:val="4A4A4A"/>
          <w:sz w:val="20"/>
          <w:szCs w:val="20"/>
          <w:lang w:val="es-MX" w:eastAsia="es-MX"/>
        </w:rPr>
        <w:t>Obsoleto.</w:t>
      </w:r>
      <w:r w:rsidRPr="0050559A">
        <w:rPr>
          <w:rFonts w:ascii="Segoe UI Symbol" w:eastAsia="Times New Roman" w:hAnsi="Segoe UI Symbol" w:cs="Segoe UI Symbol"/>
          <w:b/>
          <w:bCs/>
          <w:color w:val="4A4A4A"/>
          <w:sz w:val="20"/>
          <w:szCs w:val="20"/>
          <w:lang w:val="es-MX" w:eastAsia="es-MX"/>
        </w:rPr>
        <w:t>🐛</w:t>
      </w:r>
      <w:r w:rsidRPr="0050559A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> Intenten borrar la carpeta que les creo, y vuélvanlo hacer con este comando en su terminal.</w:t>
      </w:r>
    </w:p>
    <w:p w:rsidR="0050559A" w:rsidRPr="0050559A" w:rsidRDefault="0050559A" w:rsidP="0050559A">
      <w:pPr>
        <w:shd w:val="clear" w:color="auto" w:fill="FFFFFF"/>
        <w:spacing w:before="0" w:after="0" w:line="240" w:lineRule="auto"/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</w:pPr>
    </w:p>
    <w:p w:rsidR="0050559A" w:rsidRPr="0050559A" w:rsidRDefault="0050559A" w:rsidP="0050559A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proofErr w:type="spellStart"/>
      <w:proofErr w:type="gramStart"/>
      <w:r w:rsidRPr="0050559A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npx</w:t>
      </w:r>
      <w:proofErr w:type="spellEnd"/>
      <w:proofErr w:type="gramEnd"/>
      <w:r w:rsidRPr="0050559A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create-react-</w:t>
      </w:r>
      <w:r w:rsidRPr="0050559A">
        <w:rPr>
          <w:rFonts w:ascii="Courier New" w:eastAsia="Times New Roman" w:hAnsi="Courier New" w:cs="Courier New"/>
          <w:b/>
          <w:bCs/>
          <w:color w:val="F92672"/>
          <w:sz w:val="20"/>
          <w:szCs w:val="20"/>
          <w:lang w:val="en-US" w:eastAsia="es-MX"/>
        </w:rPr>
        <w:t>app</w:t>
      </w:r>
      <w:r w:rsidRPr="0050559A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my-</w:t>
      </w:r>
      <w:r w:rsidRPr="0050559A">
        <w:rPr>
          <w:rFonts w:ascii="Courier New" w:eastAsia="Times New Roman" w:hAnsi="Courier New" w:cs="Courier New"/>
          <w:b/>
          <w:bCs/>
          <w:color w:val="F92672"/>
          <w:sz w:val="20"/>
          <w:szCs w:val="20"/>
          <w:lang w:val="en-US" w:eastAsia="es-MX"/>
        </w:rPr>
        <w:t>app</w:t>
      </w:r>
    </w:p>
    <w:p w:rsidR="0050559A" w:rsidRPr="0050559A" w:rsidRDefault="0050559A" w:rsidP="0050559A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</w:pPr>
      <w:proofErr w:type="gramStart"/>
      <w:r w:rsidRPr="0050559A">
        <w:rPr>
          <w:rFonts w:ascii="Courier New" w:eastAsia="Times New Roman" w:hAnsi="Courier New" w:cs="Courier New"/>
          <w:b/>
          <w:bCs/>
          <w:color w:val="F92672"/>
          <w:sz w:val="20"/>
          <w:szCs w:val="20"/>
          <w:lang w:val="es-MX" w:eastAsia="es-MX"/>
        </w:rPr>
        <w:t>cd</w:t>
      </w:r>
      <w:proofErr w:type="gramEnd"/>
      <w:r w:rsidRPr="0050559A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 xml:space="preserve"> </w:t>
      </w:r>
      <w:proofErr w:type="spellStart"/>
      <w:r w:rsidRPr="0050559A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>my-</w:t>
      </w:r>
      <w:r w:rsidRPr="0050559A">
        <w:rPr>
          <w:rFonts w:ascii="Courier New" w:eastAsia="Times New Roman" w:hAnsi="Courier New" w:cs="Courier New"/>
          <w:b/>
          <w:bCs/>
          <w:color w:val="F92672"/>
          <w:sz w:val="20"/>
          <w:szCs w:val="20"/>
          <w:lang w:val="es-MX" w:eastAsia="es-MX"/>
        </w:rPr>
        <w:t>app</w:t>
      </w:r>
      <w:proofErr w:type="spellEnd"/>
    </w:p>
    <w:p w:rsidR="0050559A" w:rsidRPr="0050559A" w:rsidRDefault="0050559A" w:rsidP="0050559A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</w:pPr>
      <w:proofErr w:type="spellStart"/>
      <w:proofErr w:type="gramStart"/>
      <w:r w:rsidRPr="0050559A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>npm</w:t>
      </w:r>
      <w:proofErr w:type="spellEnd"/>
      <w:proofErr w:type="gramEnd"/>
      <w:r w:rsidRPr="0050559A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 xml:space="preserve"> </w:t>
      </w:r>
      <w:proofErr w:type="spellStart"/>
      <w:r w:rsidRPr="0050559A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>start</w:t>
      </w:r>
      <w:proofErr w:type="spellEnd"/>
    </w:p>
    <w:p w:rsidR="0050559A" w:rsidRPr="0050559A" w:rsidRDefault="0050559A" w:rsidP="0050559A">
      <w:pPr>
        <w:shd w:val="clear" w:color="auto" w:fill="FFFFFF"/>
        <w:spacing w:before="0" w:after="0" w:line="240" w:lineRule="auto"/>
        <w:jc w:val="both"/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</w:pPr>
      <w:r w:rsidRPr="0050559A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>Esto generara la carpeta del archivo sin vulnerabilidades </w:t>
      </w:r>
      <w:r w:rsidRPr="0050559A">
        <w:rPr>
          <w:rFonts w:ascii="Arial" w:eastAsia="Times New Roman" w:hAnsi="Arial" w:cs="Arial"/>
          <w:b/>
          <w:bCs/>
          <w:color w:val="4A4A4A"/>
          <w:sz w:val="20"/>
          <w:szCs w:val="20"/>
          <w:lang w:val="es-MX" w:eastAsia="es-MX"/>
        </w:rPr>
        <w:t>“Por mucho una vulnerabilidad baja”</w:t>
      </w:r>
    </w:p>
    <w:p w:rsidR="0050559A" w:rsidRPr="0050559A" w:rsidRDefault="0050559A" w:rsidP="0050559A">
      <w:pPr>
        <w:shd w:val="clear" w:color="auto" w:fill="FFFFFF"/>
        <w:spacing w:before="0" w:after="0" w:line="240" w:lineRule="auto"/>
        <w:jc w:val="both"/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</w:pPr>
      <w:r w:rsidRPr="0050559A">
        <w:rPr>
          <w:rFonts w:ascii="Arial" w:eastAsia="Times New Roman" w:hAnsi="Arial" w:cs="Arial"/>
          <w:b/>
          <w:bCs/>
          <w:color w:val="4A4A4A"/>
          <w:sz w:val="20"/>
          <w:szCs w:val="20"/>
          <w:lang w:val="es-MX" w:eastAsia="es-MX"/>
        </w:rPr>
        <w:t>Borren la instalación que hicieron globalmente que el profesor les recomendó, por medio del siguiente comando</w:t>
      </w:r>
      <w:r w:rsidRPr="0050559A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> ya que el comando que les recomendé anteriormente lo hace de forma local y no global.</w:t>
      </w:r>
    </w:p>
    <w:p w:rsidR="0050559A" w:rsidRPr="0050559A" w:rsidRDefault="0050559A" w:rsidP="0050559A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proofErr w:type="spellStart"/>
      <w:proofErr w:type="gramStart"/>
      <w:r w:rsidRPr="0050559A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npm</w:t>
      </w:r>
      <w:proofErr w:type="spellEnd"/>
      <w:proofErr w:type="gramEnd"/>
      <w:r w:rsidRPr="0050559A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</w:t>
      </w:r>
      <w:r w:rsidRPr="0050559A">
        <w:rPr>
          <w:rFonts w:ascii="Courier New" w:eastAsia="Times New Roman" w:hAnsi="Courier New" w:cs="Courier New"/>
          <w:b/>
          <w:bCs/>
          <w:color w:val="F92672"/>
          <w:sz w:val="20"/>
          <w:szCs w:val="20"/>
          <w:lang w:val="en-US" w:eastAsia="es-MX"/>
        </w:rPr>
        <w:t>uninstall</w:t>
      </w:r>
      <w:r w:rsidRPr="0050559A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-g </w:t>
      </w:r>
      <w:r w:rsidRPr="0050559A">
        <w:rPr>
          <w:rFonts w:ascii="Courier New" w:eastAsia="Times New Roman" w:hAnsi="Courier New" w:cs="Courier New"/>
          <w:b/>
          <w:bCs/>
          <w:color w:val="F92672"/>
          <w:sz w:val="20"/>
          <w:szCs w:val="20"/>
          <w:lang w:val="en-US" w:eastAsia="es-MX"/>
        </w:rPr>
        <w:t>create</w:t>
      </w:r>
      <w:r w:rsidRPr="0050559A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-react-app</w:t>
      </w:r>
    </w:p>
    <w:p w:rsidR="0050559A" w:rsidRPr="0050559A" w:rsidRDefault="0050559A" w:rsidP="0050559A">
      <w:pPr>
        <w:shd w:val="clear" w:color="auto" w:fill="FFFFFF"/>
        <w:spacing w:before="0" w:after="0" w:line="240" w:lineRule="auto"/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</w:pPr>
      <w:r w:rsidRPr="0050559A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>Para mayor información pueden consultar en el siguiente link </w:t>
      </w:r>
      <w:hyperlink r:id="rId11" w:tgtFrame="_blank" w:history="1">
        <w:r w:rsidRPr="0050559A">
          <w:rPr>
            <w:rFonts w:ascii="Arial" w:eastAsia="Times New Roman" w:hAnsi="Arial" w:cs="Arial"/>
            <w:color w:val="0791E6"/>
            <w:sz w:val="20"/>
            <w:szCs w:val="20"/>
            <w:lang w:val="es-MX" w:eastAsia="es-MX"/>
          </w:rPr>
          <w:t>https://create-react-app.dev/docs/getting-started</w:t>
        </w:r>
      </w:hyperlink>
    </w:p>
    <w:p w:rsidR="0050559A" w:rsidRDefault="0050559A" w:rsidP="00D923B6">
      <w:pPr>
        <w:rPr>
          <w:lang w:val="es-MX"/>
        </w:rPr>
      </w:pPr>
    </w:p>
    <w:p w:rsidR="000C6EE5" w:rsidRDefault="000C6EE5" w:rsidP="00D923B6">
      <w:pPr>
        <w:rPr>
          <w:lang w:val="es-MX"/>
        </w:rPr>
      </w:pPr>
    </w:p>
    <w:p w:rsidR="000C6EE5" w:rsidRDefault="000C6EE5" w:rsidP="00D923B6">
      <w:pPr>
        <w:rPr>
          <w:lang w:val="es-MX"/>
        </w:rPr>
      </w:pPr>
    </w:p>
    <w:p w:rsidR="000C6EE5" w:rsidRDefault="000C6EE5" w:rsidP="00D923B6">
      <w:pPr>
        <w:rPr>
          <w:lang w:val="es-MX"/>
        </w:rPr>
      </w:pPr>
    </w:p>
    <w:p w:rsidR="00F960E9" w:rsidRPr="00C531FE" w:rsidRDefault="000C6EE5" w:rsidP="00C531FE">
      <w:pPr>
        <w:pStyle w:val="Puesto"/>
      </w:pPr>
      <w:r>
        <w:t>Fundamentos</w:t>
      </w:r>
    </w:p>
    <w:p w:rsidR="00F960E9" w:rsidRPr="00F960E9" w:rsidRDefault="00F960E9" w:rsidP="00F960E9">
      <w:pPr>
        <w:pStyle w:val="Ttulo1"/>
      </w:pPr>
      <w:r w:rsidRPr="00F960E9">
        <w:t>Clonar el código de GitHub</w:t>
      </w:r>
    </w:p>
    <w:p w:rsidR="00F960E9" w:rsidRPr="00F960E9" w:rsidRDefault="00F960E9" w:rsidP="00F960E9">
      <w:pPr>
        <w:pStyle w:val="NormalWeb"/>
        <w:shd w:val="clear" w:color="auto" w:fill="FFFFFF"/>
        <w:spacing w:before="113" w:beforeAutospacing="0" w:after="113" w:afterAutospacing="0"/>
        <w:rPr>
          <w:rFonts w:ascii="Arial" w:hAnsi="Arial" w:cs="Arial"/>
          <w:color w:val="273B47"/>
          <w:sz w:val="20"/>
          <w:szCs w:val="20"/>
        </w:rPr>
      </w:pPr>
      <w:r w:rsidRPr="00F960E9">
        <w:rPr>
          <w:rFonts w:ascii="Arial" w:hAnsi="Arial" w:cs="Arial"/>
          <w:color w:val="273B47"/>
          <w:sz w:val="20"/>
          <w:szCs w:val="20"/>
        </w:rPr>
        <w:t xml:space="preserve">En esta clase vamos a comenzar clonando el código del proyecto del repositorio en </w:t>
      </w:r>
      <w:proofErr w:type="spellStart"/>
      <w:r w:rsidRPr="00F960E9">
        <w:rPr>
          <w:rFonts w:ascii="Arial" w:hAnsi="Arial" w:cs="Arial"/>
          <w:color w:val="273B47"/>
          <w:sz w:val="20"/>
          <w:szCs w:val="20"/>
        </w:rPr>
        <w:t>GitHub</w:t>
      </w:r>
      <w:proofErr w:type="spellEnd"/>
      <w:r w:rsidRPr="00F960E9">
        <w:rPr>
          <w:rFonts w:ascii="Arial" w:hAnsi="Arial" w:cs="Arial"/>
          <w:color w:val="273B47"/>
          <w:sz w:val="20"/>
          <w:szCs w:val="20"/>
        </w:rPr>
        <w:t>.</w:t>
      </w:r>
    </w:p>
    <w:p w:rsidR="00F960E9" w:rsidRPr="00F960E9" w:rsidRDefault="00F960E9" w:rsidP="00F960E9">
      <w:pPr>
        <w:pStyle w:val="NormalWeb"/>
        <w:shd w:val="clear" w:color="auto" w:fill="FFFFFF"/>
        <w:spacing w:before="113" w:beforeAutospacing="0" w:after="113" w:afterAutospacing="0"/>
        <w:rPr>
          <w:rFonts w:ascii="Arial" w:hAnsi="Arial" w:cs="Arial"/>
          <w:color w:val="273B47"/>
          <w:sz w:val="20"/>
          <w:szCs w:val="20"/>
        </w:rPr>
      </w:pPr>
      <w:r w:rsidRPr="00F960E9">
        <w:rPr>
          <w:rFonts w:ascii="Arial" w:hAnsi="Arial" w:cs="Arial"/>
          <w:color w:val="273B47"/>
          <w:sz w:val="20"/>
          <w:szCs w:val="20"/>
        </w:rPr>
        <w:t>Es importante que tú y yo tengamos un punto de partida en común. Así vamos a poder asegurarnos que cada cambio que yo haga en el código, tú también lo recibas.</w:t>
      </w:r>
    </w:p>
    <w:p w:rsidR="00F960E9" w:rsidRPr="00F960E9" w:rsidRDefault="00F960E9" w:rsidP="00F960E9">
      <w:pPr>
        <w:pStyle w:val="NormalWeb"/>
        <w:shd w:val="clear" w:color="auto" w:fill="FFFFFF"/>
        <w:spacing w:before="113" w:beforeAutospacing="0" w:after="113" w:afterAutospacing="0"/>
        <w:rPr>
          <w:rFonts w:ascii="Arial" w:hAnsi="Arial" w:cs="Arial"/>
          <w:color w:val="273B47"/>
          <w:sz w:val="20"/>
          <w:szCs w:val="20"/>
        </w:rPr>
      </w:pPr>
      <w:r w:rsidRPr="00F960E9">
        <w:rPr>
          <w:rFonts w:ascii="Arial" w:hAnsi="Arial" w:cs="Arial"/>
          <w:color w:val="273B47"/>
          <w:sz w:val="20"/>
          <w:szCs w:val="20"/>
        </w:rPr>
        <w:t>Para hacer esto, en la terminal ve a una carpeta donde quieras que exista el proyecto. Entonces escribes lo siguiente:</w:t>
      </w:r>
    </w:p>
    <w:p w:rsidR="00F960E9" w:rsidRPr="00F960E9" w:rsidRDefault="00F960E9" w:rsidP="00F960E9">
      <w:pPr>
        <w:pStyle w:val="HTMLconformatoprevio"/>
        <w:shd w:val="clear" w:color="auto" w:fill="333333"/>
        <w:rPr>
          <w:rStyle w:val="CdigoHTML"/>
          <w:color w:val="DDDDDD"/>
          <w:sz w:val="20"/>
          <w:shd w:val="clear" w:color="auto" w:fill="272822"/>
        </w:rPr>
      </w:pPr>
      <w:r w:rsidRPr="00F960E9">
        <w:rPr>
          <w:rStyle w:val="CdigoHTML"/>
          <w:color w:val="DDDDDD"/>
          <w:sz w:val="20"/>
          <w:shd w:val="clear" w:color="auto" w:fill="272822"/>
        </w:rPr>
        <w:t xml:space="preserve">$ </w:t>
      </w:r>
      <w:proofErr w:type="spellStart"/>
      <w:proofErr w:type="gramStart"/>
      <w:r w:rsidRPr="00F960E9">
        <w:rPr>
          <w:rStyle w:val="CdigoHTML"/>
          <w:color w:val="DDDDDD"/>
          <w:sz w:val="20"/>
          <w:shd w:val="clear" w:color="auto" w:fill="272822"/>
        </w:rPr>
        <w:t>git</w:t>
      </w:r>
      <w:proofErr w:type="spellEnd"/>
      <w:proofErr w:type="gramEnd"/>
      <w:r w:rsidRPr="00F960E9">
        <w:rPr>
          <w:rStyle w:val="CdigoHTML"/>
          <w:color w:val="DDDDDD"/>
          <w:sz w:val="20"/>
          <w:shd w:val="clear" w:color="auto" w:fill="272822"/>
        </w:rPr>
        <w:t xml:space="preserve"> </w:t>
      </w:r>
      <w:r w:rsidRPr="00F960E9">
        <w:rPr>
          <w:rStyle w:val="hljs-keyword"/>
          <w:b/>
          <w:bCs/>
          <w:color w:val="F92672"/>
          <w:sz w:val="20"/>
          <w:shd w:val="clear" w:color="auto" w:fill="272822"/>
        </w:rPr>
        <w:t>clone</w:t>
      </w:r>
      <w:r w:rsidRPr="00F960E9">
        <w:rPr>
          <w:rStyle w:val="CdigoHTML"/>
          <w:color w:val="DDDDDD"/>
          <w:sz w:val="20"/>
          <w:shd w:val="clear" w:color="auto" w:fill="272822"/>
        </w:rPr>
        <w:t xml:space="preserve"> </w:t>
      </w:r>
      <w:r w:rsidRPr="00F960E9">
        <w:rPr>
          <w:rStyle w:val="hljs-title"/>
          <w:b/>
          <w:bCs/>
          <w:color w:val="A6E22E"/>
          <w:sz w:val="20"/>
          <w:shd w:val="clear" w:color="auto" w:fill="272822"/>
        </w:rPr>
        <w:t>https</w:t>
      </w:r>
      <w:r w:rsidRPr="00F960E9">
        <w:rPr>
          <w:rStyle w:val="CdigoHTML"/>
          <w:color w:val="DDDDDD"/>
          <w:sz w:val="20"/>
          <w:shd w:val="clear" w:color="auto" w:fill="272822"/>
        </w:rPr>
        <w:t>://github.com/Sparragus/platzi-badges.git</w:t>
      </w:r>
    </w:p>
    <w:p w:rsidR="00F960E9" w:rsidRPr="00F960E9" w:rsidRDefault="00F960E9" w:rsidP="00F960E9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273B47"/>
          <w:sz w:val="20"/>
          <w:szCs w:val="20"/>
        </w:rPr>
      </w:pPr>
      <w:r w:rsidRPr="00F960E9">
        <w:rPr>
          <w:rFonts w:ascii="Arial" w:hAnsi="Arial" w:cs="Arial"/>
          <w:color w:val="273B47"/>
          <w:sz w:val="20"/>
          <w:szCs w:val="20"/>
        </w:rPr>
        <w:t>Eso va a clonar el repositorio del curso a una carpeta llamada </w:t>
      </w:r>
      <w:proofErr w:type="spellStart"/>
      <w:r w:rsidRPr="00F960E9">
        <w:rPr>
          <w:rStyle w:val="CdigoHTML"/>
          <w:color w:val="273B47"/>
          <w:sz w:val="20"/>
        </w:rPr>
        <w:t>platzi-badges</w:t>
      </w:r>
      <w:proofErr w:type="spellEnd"/>
      <w:r w:rsidRPr="00F960E9">
        <w:rPr>
          <w:rFonts w:ascii="Arial" w:hAnsi="Arial" w:cs="Arial"/>
          <w:color w:val="273B47"/>
          <w:sz w:val="20"/>
          <w:szCs w:val="20"/>
        </w:rPr>
        <w:t>.</w:t>
      </w:r>
    </w:p>
    <w:p w:rsidR="00F960E9" w:rsidRPr="00F960E9" w:rsidRDefault="00F960E9" w:rsidP="00F960E9">
      <w:pPr>
        <w:pStyle w:val="NormalWeb"/>
        <w:shd w:val="clear" w:color="auto" w:fill="FFFFFF"/>
        <w:spacing w:before="113" w:beforeAutospacing="0" w:after="113" w:afterAutospacing="0"/>
        <w:rPr>
          <w:rFonts w:ascii="Arial" w:hAnsi="Arial" w:cs="Arial"/>
          <w:color w:val="273B47"/>
          <w:sz w:val="20"/>
          <w:szCs w:val="20"/>
        </w:rPr>
      </w:pPr>
      <w:r w:rsidRPr="00F960E9">
        <w:rPr>
          <w:rFonts w:ascii="Arial" w:hAnsi="Arial" w:cs="Arial"/>
          <w:color w:val="273B47"/>
          <w:sz w:val="20"/>
          <w:szCs w:val="20"/>
        </w:rPr>
        <w:t>Ahora es necesario que te muevas a esa carpeta.</w:t>
      </w:r>
    </w:p>
    <w:p w:rsidR="00F960E9" w:rsidRPr="00F960E9" w:rsidRDefault="00F960E9" w:rsidP="00F960E9">
      <w:pPr>
        <w:pStyle w:val="HTMLconformatoprevio"/>
        <w:shd w:val="clear" w:color="auto" w:fill="333333"/>
        <w:rPr>
          <w:rStyle w:val="hljs-keyword"/>
          <w:b/>
          <w:bCs/>
          <w:color w:val="F92672"/>
          <w:sz w:val="20"/>
          <w:shd w:val="clear" w:color="auto" w:fill="272822"/>
        </w:rPr>
      </w:pPr>
      <w:r w:rsidRPr="00F960E9">
        <w:rPr>
          <w:rStyle w:val="CdigoHTML"/>
          <w:color w:val="DDDDDD"/>
          <w:sz w:val="20"/>
          <w:shd w:val="clear" w:color="auto" w:fill="272822"/>
        </w:rPr>
        <w:t xml:space="preserve">$ </w:t>
      </w:r>
      <w:proofErr w:type="gramStart"/>
      <w:r w:rsidRPr="00F960E9">
        <w:rPr>
          <w:rStyle w:val="CdigoHTML"/>
          <w:color w:val="DDDDDD"/>
          <w:sz w:val="20"/>
          <w:shd w:val="clear" w:color="auto" w:fill="272822"/>
        </w:rPr>
        <w:t>cd</w:t>
      </w:r>
      <w:proofErr w:type="gramEnd"/>
      <w:r w:rsidRPr="00F960E9">
        <w:rPr>
          <w:rStyle w:val="CdigoHTML"/>
          <w:color w:val="DDDDDD"/>
          <w:sz w:val="20"/>
          <w:shd w:val="clear" w:color="auto" w:fill="272822"/>
        </w:rPr>
        <w:t xml:space="preserve"> </w:t>
      </w:r>
      <w:proofErr w:type="spellStart"/>
      <w:r w:rsidRPr="00F960E9">
        <w:rPr>
          <w:rStyle w:val="CdigoHTML"/>
          <w:color w:val="DDDDDD"/>
          <w:sz w:val="20"/>
          <w:shd w:val="clear" w:color="auto" w:fill="272822"/>
        </w:rPr>
        <w:t>platzi-</w:t>
      </w:r>
      <w:r w:rsidRPr="00F960E9">
        <w:rPr>
          <w:rStyle w:val="hljs-keyword"/>
          <w:b/>
          <w:bCs/>
          <w:color w:val="F92672"/>
          <w:sz w:val="20"/>
          <w:shd w:val="clear" w:color="auto" w:fill="272822"/>
        </w:rPr>
        <w:t>badges</w:t>
      </w:r>
      <w:proofErr w:type="spellEnd"/>
    </w:p>
    <w:p w:rsidR="00F960E9" w:rsidRPr="00F960E9" w:rsidRDefault="00F960E9" w:rsidP="00F960E9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273B47"/>
          <w:sz w:val="20"/>
          <w:szCs w:val="20"/>
        </w:rPr>
      </w:pPr>
      <w:r w:rsidRPr="00F960E9">
        <w:rPr>
          <w:rFonts w:ascii="Arial" w:hAnsi="Arial" w:cs="Arial"/>
          <w:color w:val="273B47"/>
          <w:sz w:val="20"/>
          <w:szCs w:val="20"/>
        </w:rPr>
        <w:t>Ahora necesitamos instalar todas las dependencias necesarias para poder correr el proyecto. Lo haremos utilizando </w:t>
      </w:r>
      <w:proofErr w:type="spellStart"/>
      <w:r w:rsidRPr="00F960E9">
        <w:rPr>
          <w:rStyle w:val="CdigoHTML"/>
          <w:color w:val="273B47"/>
          <w:sz w:val="20"/>
        </w:rPr>
        <w:t>npm</w:t>
      </w:r>
      <w:proofErr w:type="spellEnd"/>
      <w:r w:rsidRPr="00F960E9">
        <w:rPr>
          <w:rFonts w:ascii="Arial" w:hAnsi="Arial" w:cs="Arial"/>
          <w:color w:val="273B47"/>
          <w:sz w:val="20"/>
          <w:szCs w:val="20"/>
        </w:rPr>
        <w:t>.</w:t>
      </w:r>
    </w:p>
    <w:p w:rsidR="00F960E9" w:rsidRPr="00F960E9" w:rsidRDefault="00F960E9" w:rsidP="00F960E9">
      <w:pPr>
        <w:pStyle w:val="HTMLconformatoprevio"/>
        <w:shd w:val="clear" w:color="auto" w:fill="333333"/>
        <w:rPr>
          <w:rStyle w:val="CdigoHTML"/>
          <w:color w:val="DDDDDD"/>
          <w:sz w:val="20"/>
          <w:shd w:val="clear" w:color="auto" w:fill="272822"/>
        </w:rPr>
      </w:pPr>
      <w:r w:rsidRPr="00F960E9">
        <w:rPr>
          <w:rStyle w:val="CdigoHTML"/>
          <w:color w:val="DDDDDD"/>
          <w:sz w:val="20"/>
          <w:shd w:val="clear" w:color="auto" w:fill="272822"/>
        </w:rPr>
        <w:t xml:space="preserve">$ </w:t>
      </w:r>
      <w:proofErr w:type="spellStart"/>
      <w:proofErr w:type="gramStart"/>
      <w:r w:rsidRPr="00F960E9">
        <w:rPr>
          <w:rStyle w:val="CdigoHTML"/>
          <w:color w:val="DDDDDD"/>
          <w:sz w:val="20"/>
          <w:shd w:val="clear" w:color="auto" w:fill="272822"/>
        </w:rPr>
        <w:t>npm</w:t>
      </w:r>
      <w:proofErr w:type="spellEnd"/>
      <w:proofErr w:type="gramEnd"/>
      <w:r w:rsidRPr="00F960E9">
        <w:rPr>
          <w:rStyle w:val="CdigoHTML"/>
          <w:color w:val="DDDDDD"/>
          <w:sz w:val="20"/>
          <w:shd w:val="clear" w:color="auto" w:fill="272822"/>
        </w:rPr>
        <w:t xml:space="preserve"> </w:t>
      </w:r>
      <w:proofErr w:type="spellStart"/>
      <w:r w:rsidRPr="00F960E9">
        <w:rPr>
          <w:rStyle w:val="hljs-keyword"/>
          <w:b/>
          <w:bCs/>
          <w:color w:val="F92672"/>
          <w:sz w:val="20"/>
          <w:shd w:val="clear" w:color="auto" w:fill="272822"/>
        </w:rPr>
        <w:t>install</w:t>
      </w:r>
      <w:proofErr w:type="spellEnd"/>
    </w:p>
    <w:p w:rsidR="00F960E9" w:rsidRPr="00F960E9" w:rsidRDefault="00F960E9" w:rsidP="00F960E9">
      <w:pPr>
        <w:pStyle w:val="NormalWeb"/>
        <w:shd w:val="clear" w:color="auto" w:fill="FFFFFF"/>
        <w:spacing w:before="113" w:beforeAutospacing="0" w:after="113" w:afterAutospacing="0"/>
        <w:rPr>
          <w:rFonts w:ascii="Arial" w:hAnsi="Arial" w:cs="Arial"/>
          <w:color w:val="273B47"/>
          <w:sz w:val="20"/>
          <w:szCs w:val="20"/>
        </w:rPr>
      </w:pPr>
      <w:r w:rsidRPr="00F960E9">
        <w:rPr>
          <w:rFonts w:ascii="Arial" w:hAnsi="Arial" w:cs="Arial"/>
          <w:color w:val="273B47"/>
          <w:sz w:val="20"/>
          <w:szCs w:val="20"/>
        </w:rPr>
        <w:t xml:space="preserve">Este proceso puede tardar un poco. Lo que </w:t>
      </w:r>
      <w:proofErr w:type="spellStart"/>
      <w:r w:rsidRPr="00F960E9">
        <w:rPr>
          <w:rFonts w:ascii="Arial" w:hAnsi="Arial" w:cs="Arial"/>
          <w:color w:val="273B47"/>
          <w:sz w:val="20"/>
          <w:szCs w:val="20"/>
        </w:rPr>
        <w:t>esta</w:t>
      </w:r>
      <w:proofErr w:type="spellEnd"/>
      <w:r w:rsidRPr="00F960E9">
        <w:rPr>
          <w:rFonts w:ascii="Arial" w:hAnsi="Arial" w:cs="Arial"/>
          <w:color w:val="273B47"/>
          <w:sz w:val="20"/>
          <w:szCs w:val="20"/>
        </w:rPr>
        <w:t xml:space="preserve"> haciendo es descargando todas las bibliotecas de código que el proyecto necesita.</w:t>
      </w:r>
    </w:p>
    <w:p w:rsidR="00F960E9" w:rsidRPr="00F960E9" w:rsidRDefault="00F960E9" w:rsidP="00F960E9">
      <w:pPr>
        <w:pStyle w:val="NormalWeb"/>
        <w:shd w:val="clear" w:color="auto" w:fill="FFFFFF"/>
        <w:spacing w:before="113" w:beforeAutospacing="0" w:after="113" w:afterAutospacing="0"/>
        <w:rPr>
          <w:rFonts w:ascii="Arial" w:hAnsi="Arial" w:cs="Arial"/>
          <w:color w:val="273B47"/>
          <w:sz w:val="20"/>
          <w:szCs w:val="20"/>
        </w:rPr>
      </w:pPr>
      <w:r w:rsidRPr="00F960E9">
        <w:rPr>
          <w:rFonts w:ascii="Arial" w:hAnsi="Arial" w:cs="Arial"/>
          <w:color w:val="273B47"/>
          <w:sz w:val="20"/>
          <w:szCs w:val="20"/>
        </w:rPr>
        <w:t>Una vez haya concluido, estamos listos para echar a correr el servidor. Lo hacemos con el comando</w:t>
      </w:r>
    </w:p>
    <w:p w:rsidR="00F960E9" w:rsidRPr="00F960E9" w:rsidRDefault="00F960E9" w:rsidP="00F960E9">
      <w:pPr>
        <w:pStyle w:val="HTMLconformatoprevio"/>
        <w:shd w:val="clear" w:color="auto" w:fill="333333"/>
        <w:rPr>
          <w:rStyle w:val="CdigoHTML"/>
          <w:color w:val="DDDDDD"/>
          <w:sz w:val="20"/>
          <w:shd w:val="clear" w:color="auto" w:fill="272822"/>
        </w:rPr>
      </w:pPr>
      <w:r w:rsidRPr="00F960E9">
        <w:rPr>
          <w:rStyle w:val="CdigoHTML"/>
          <w:color w:val="DDDDDD"/>
          <w:sz w:val="20"/>
          <w:shd w:val="clear" w:color="auto" w:fill="272822"/>
        </w:rPr>
        <w:t xml:space="preserve">$ </w:t>
      </w:r>
      <w:proofErr w:type="spellStart"/>
      <w:proofErr w:type="gramStart"/>
      <w:r w:rsidRPr="00F960E9">
        <w:rPr>
          <w:rStyle w:val="CdigoHTML"/>
          <w:color w:val="DDDDDD"/>
          <w:sz w:val="20"/>
          <w:shd w:val="clear" w:color="auto" w:fill="272822"/>
        </w:rPr>
        <w:t>npm</w:t>
      </w:r>
      <w:proofErr w:type="spellEnd"/>
      <w:proofErr w:type="gramEnd"/>
      <w:r w:rsidRPr="00F960E9">
        <w:rPr>
          <w:rStyle w:val="CdigoHTML"/>
          <w:color w:val="DDDDDD"/>
          <w:sz w:val="20"/>
          <w:shd w:val="clear" w:color="auto" w:fill="272822"/>
        </w:rPr>
        <w:t xml:space="preserve"> </w:t>
      </w:r>
      <w:proofErr w:type="spellStart"/>
      <w:r w:rsidRPr="00F960E9">
        <w:rPr>
          <w:rStyle w:val="hljs-builtin"/>
          <w:color w:val="A6E22E"/>
          <w:sz w:val="20"/>
          <w:shd w:val="clear" w:color="auto" w:fill="272822"/>
        </w:rPr>
        <w:t>run</w:t>
      </w:r>
      <w:proofErr w:type="spellEnd"/>
      <w:r w:rsidRPr="00F960E9">
        <w:rPr>
          <w:rStyle w:val="CdigoHTML"/>
          <w:color w:val="DDDDDD"/>
          <w:sz w:val="20"/>
          <w:shd w:val="clear" w:color="auto" w:fill="272822"/>
        </w:rPr>
        <w:t xml:space="preserve"> </w:t>
      </w:r>
      <w:proofErr w:type="spellStart"/>
      <w:r w:rsidRPr="00F960E9">
        <w:rPr>
          <w:rStyle w:val="CdigoHTML"/>
          <w:color w:val="DDDDDD"/>
          <w:sz w:val="20"/>
          <w:shd w:val="clear" w:color="auto" w:fill="272822"/>
        </w:rPr>
        <w:t>start</w:t>
      </w:r>
      <w:proofErr w:type="spellEnd"/>
    </w:p>
    <w:p w:rsidR="00F960E9" w:rsidRPr="00F960E9" w:rsidRDefault="00F960E9" w:rsidP="00F960E9">
      <w:pPr>
        <w:pStyle w:val="NormalWeb"/>
        <w:shd w:val="clear" w:color="auto" w:fill="FFFFFF"/>
        <w:spacing w:before="113" w:beforeAutospacing="0" w:after="113" w:afterAutospacing="0"/>
        <w:rPr>
          <w:rFonts w:ascii="Arial" w:hAnsi="Arial" w:cs="Arial"/>
          <w:color w:val="273B47"/>
          <w:sz w:val="20"/>
          <w:szCs w:val="20"/>
        </w:rPr>
      </w:pPr>
      <w:r w:rsidRPr="00F960E9">
        <w:rPr>
          <w:rFonts w:ascii="Arial" w:hAnsi="Arial" w:cs="Arial"/>
          <w:color w:val="273B47"/>
          <w:sz w:val="20"/>
          <w:szCs w:val="20"/>
        </w:rPr>
        <w:lastRenderedPageBreak/>
        <w:t>Cuando el servidor comience, automáticamente va a abrir una pantalla en el navegador con la aplicación.</w:t>
      </w:r>
    </w:p>
    <w:p w:rsidR="00F960E9" w:rsidRPr="00F960E9" w:rsidRDefault="00F960E9" w:rsidP="00F960E9">
      <w:pPr>
        <w:pStyle w:val="NormalWeb"/>
        <w:shd w:val="clear" w:color="auto" w:fill="FFFFFF"/>
        <w:spacing w:before="113" w:beforeAutospacing="0" w:after="113" w:afterAutospacing="0"/>
        <w:rPr>
          <w:rFonts w:ascii="Arial" w:hAnsi="Arial" w:cs="Arial"/>
          <w:color w:val="273B47"/>
          <w:sz w:val="20"/>
          <w:szCs w:val="20"/>
        </w:rPr>
      </w:pPr>
      <w:r w:rsidRPr="00F960E9">
        <w:rPr>
          <w:rFonts w:ascii="Arial" w:hAnsi="Arial" w:cs="Arial"/>
          <w:color w:val="273B47"/>
          <w:sz w:val="20"/>
          <w:szCs w:val="20"/>
        </w:rPr>
        <w:t>Si todo salió bien, vas a ver una pantalla que dice “</w:t>
      </w:r>
      <w:proofErr w:type="spellStart"/>
      <w:r w:rsidRPr="00F960E9">
        <w:rPr>
          <w:rFonts w:ascii="Arial" w:hAnsi="Arial" w:cs="Arial"/>
          <w:color w:val="273B47"/>
          <w:sz w:val="20"/>
          <w:szCs w:val="20"/>
        </w:rPr>
        <w:t>Hello</w:t>
      </w:r>
      <w:proofErr w:type="spellEnd"/>
      <w:r w:rsidRPr="00F960E9">
        <w:rPr>
          <w:rFonts w:ascii="Arial" w:hAnsi="Arial" w:cs="Arial"/>
          <w:color w:val="273B47"/>
          <w:sz w:val="20"/>
          <w:szCs w:val="20"/>
        </w:rPr>
        <w:t xml:space="preserve">, </w:t>
      </w:r>
      <w:proofErr w:type="spellStart"/>
      <w:r w:rsidRPr="00F960E9">
        <w:rPr>
          <w:rFonts w:ascii="Arial" w:hAnsi="Arial" w:cs="Arial"/>
          <w:color w:val="273B47"/>
          <w:sz w:val="20"/>
          <w:szCs w:val="20"/>
        </w:rPr>
        <w:t>Platzi</w:t>
      </w:r>
      <w:proofErr w:type="spellEnd"/>
      <w:r w:rsidRPr="00F960E9">
        <w:rPr>
          <w:rFonts w:ascii="Arial" w:hAnsi="Arial" w:cs="Arial"/>
          <w:color w:val="273B47"/>
          <w:sz w:val="20"/>
          <w:szCs w:val="20"/>
        </w:rPr>
        <w:t xml:space="preserve"> </w:t>
      </w:r>
      <w:proofErr w:type="spellStart"/>
      <w:r w:rsidRPr="00F960E9">
        <w:rPr>
          <w:rFonts w:ascii="Arial" w:hAnsi="Arial" w:cs="Arial"/>
          <w:color w:val="273B47"/>
          <w:sz w:val="20"/>
          <w:szCs w:val="20"/>
        </w:rPr>
        <w:t>Badges</w:t>
      </w:r>
      <w:proofErr w:type="spellEnd"/>
      <w:r w:rsidRPr="00F960E9">
        <w:rPr>
          <w:rFonts w:ascii="Arial" w:hAnsi="Arial" w:cs="Arial"/>
          <w:color w:val="273B47"/>
          <w:sz w:val="20"/>
          <w:szCs w:val="20"/>
        </w:rPr>
        <w:t>”.</w:t>
      </w:r>
    </w:p>
    <w:p w:rsidR="00F960E9" w:rsidRPr="00F960E9" w:rsidRDefault="00F960E9" w:rsidP="00F960E9">
      <w:pPr>
        <w:pStyle w:val="NormalWeb"/>
        <w:shd w:val="clear" w:color="auto" w:fill="FFFFFF"/>
        <w:spacing w:before="113" w:beforeAutospacing="0" w:after="113" w:afterAutospacing="0"/>
        <w:rPr>
          <w:rFonts w:ascii="Arial" w:hAnsi="Arial" w:cs="Arial"/>
          <w:color w:val="273B47"/>
          <w:sz w:val="20"/>
          <w:szCs w:val="20"/>
        </w:rPr>
      </w:pPr>
      <w:r w:rsidRPr="00F960E9">
        <w:rPr>
          <w:rFonts w:ascii="Arial" w:hAnsi="Arial" w:cs="Arial"/>
          <w:color w:val="273B47"/>
          <w:sz w:val="20"/>
          <w:szCs w:val="20"/>
        </w:rPr>
        <w:t xml:space="preserve">En la próxima clase vas a aprender </w:t>
      </w:r>
      <w:proofErr w:type="spellStart"/>
      <w:r w:rsidRPr="00F960E9">
        <w:rPr>
          <w:rFonts w:ascii="Arial" w:hAnsi="Arial" w:cs="Arial"/>
          <w:color w:val="273B47"/>
          <w:sz w:val="20"/>
          <w:szCs w:val="20"/>
        </w:rPr>
        <w:t>como</w:t>
      </w:r>
      <w:proofErr w:type="spellEnd"/>
      <w:r w:rsidRPr="00F960E9">
        <w:rPr>
          <w:rFonts w:ascii="Arial" w:hAnsi="Arial" w:cs="Arial"/>
          <w:color w:val="273B47"/>
          <w:sz w:val="20"/>
          <w:szCs w:val="20"/>
        </w:rPr>
        <w:t xml:space="preserve"> fue que “</w:t>
      </w:r>
      <w:proofErr w:type="spellStart"/>
      <w:r w:rsidRPr="00F960E9">
        <w:rPr>
          <w:rFonts w:ascii="Arial" w:hAnsi="Arial" w:cs="Arial"/>
          <w:color w:val="273B47"/>
          <w:sz w:val="20"/>
          <w:szCs w:val="20"/>
        </w:rPr>
        <w:t>Hello</w:t>
      </w:r>
      <w:proofErr w:type="spellEnd"/>
      <w:r w:rsidRPr="00F960E9">
        <w:rPr>
          <w:rFonts w:ascii="Arial" w:hAnsi="Arial" w:cs="Arial"/>
          <w:color w:val="273B47"/>
          <w:sz w:val="20"/>
          <w:szCs w:val="20"/>
        </w:rPr>
        <w:t xml:space="preserve">, </w:t>
      </w:r>
      <w:proofErr w:type="spellStart"/>
      <w:r w:rsidRPr="00F960E9">
        <w:rPr>
          <w:rFonts w:ascii="Arial" w:hAnsi="Arial" w:cs="Arial"/>
          <w:color w:val="273B47"/>
          <w:sz w:val="20"/>
          <w:szCs w:val="20"/>
        </w:rPr>
        <w:t>Platzi</w:t>
      </w:r>
      <w:proofErr w:type="spellEnd"/>
      <w:r w:rsidRPr="00F960E9">
        <w:rPr>
          <w:rFonts w:ascii="Arial" w:hAnsi="Arial" w:cs="Arial"/>
          <w:color w:val="273B47"/>
          <w:sz w:val="20"/>
          <w:szCs w:val="20"/>
        </w:rPr>
        <w:t xml:space="preserve"> </w:t>
      </w:r>
      <w:proofErr w:type="spellStart"/>
      <w:r w:rsidRPr="00F960E9">
        <w:rPr>
          <w:rFonts w:ascii="Arial" w:hAnsi="Arial" w:cs="Arial"/>
          <w:color w:val="273B47"/>
          <w:sz w:val="20"/>
          <w:szCs w:val="20"/>
        </w:rPr>
        <w:t>Badges</w:t>
      </w:r>
      <w:proofErr w:type="spellEnd"/>
      <w:r w:rsidRPr="00F960E9">
        <w:rPr>
          <w:rFonts w:ascii="Arial" w:hAnsi="Arial" w:cs="Arial"/>
          <w:color w:val="273B47"/>
          <w:sz w:val="20"/>
          <w:szCs w:val="20"/>
        </w:rPr>
        <w:t>” llegó desde el código hasta la pantalla de tu navegador.</w:t>
      </w:r>
    </w:p>
    <w:p w:rsidR="00F960E9" w:rsidRDefault="00F960E9" w:rsidP="00F960E9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273B47"/>
          <w:sz w:val="20"/>
          <w:szCs w:val="20"/>
        </w:rPr>
      </w:pPr>
      <w:r w:rsidRPr="00F960E9">
        <w:rPr>
          <w:rFonts w:ascii="Arial" w:hAnsi="Arial" w:cs="Arial"/>
          <w:color w:val="273B47"/>
          <w:sz w:val="20"/>
          <w:szCs w:val="20"/>
        </w:rPr>
        <w:t>*</w:t>
      </w:r>
      <w:hyperlink r:id="rId12" w:tgtFrame="_blank" w:history="1">
        <w:r w:rsidRPr="00F960E9">
          <w:rPr>
            <w:rStyle w:val="Hipervnculo"/>
            <w:rFonts w:ascii="Arial" w:hAnsi="Arial" w:cs="Arial"/>
            <w:color w:val="0791E6"/>
            <w:sz w:val="20"/>
            <w:szCs w:val="20"/>
          </w:rPr>
          <w:t>Aquí</w:t>
        </w:r>
      </w:hyperlink>
      <w:r w:rsidRPr="00F960E9">
        <w:rPr>
          <w:rFonts w:ascii="Arial" w:hAnsi="Arial" w:cs="Arial"/>
          <w:color w:val="273B47"/>
          <w:sz w:val="20"/>
          <w:szCs w:val="20"/>
        </w:rPr>
        <w:t> encuentras el repositorio.</w:t>
      </w:r>
    </w:p>
    <w:p w:rsidR="005E799F" w:rsidRDefault="005E799F" w:rsidP="00F960E9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4A4A4A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4A4A4A"/>
          <w:sz w:val="21"/>
          <w:szCs w:val="21"/>
          <w:shd w:val="clear" w:color="auto" w:fill="FFFFFF"/>
        </w:rPr>
        <w:t xml:space="preserve">Lo que hice y me resultó, </w:t>
      </w:r>
      <w:proofErr w:type="spellStart"/>
      <w:r>
        <w:rPr>
          <w:rFonts w:ascii="Arial" w:hAnsi="Arial" w:cs="Arial"/>
          <w:color w:val="4A4A4A"/>
          <w:sz w:val="21"/>
          <w:szCs w:val="21"/>
          <w:shd w:val="clear" w:color="auto" w:fill="FFFFFF"/>
        </w:rPr>
        <w:t>fué</w:t>
      </w:r>
      <w:proofErr w:type="spellEnd"/>
      <w:r>
        <w:rPr>
          <w:rFonts w:ascii="Arial" w:hAnsi="Arial" w:cs="Arial"/>
          <w:color w:val="4A4A4A"/>
          <w:sz w:val="21"/>
          <w:szCs w:val="21"/>
          <w:shd w:val="clear" w:color="auto" w:fill="FFFFFF"/>
        </w:rPr>
        <w:t xml:space="preserve"> ir a la solapa de </w:t>
      </w:r>
      <w:ins w:id="0" w:author="Unknown">
        <w:r>
          <w:rPr>
            <w:rStyle w:val="Textoennegrita"/>
            <w:rFonts w:ascii="Arial" w:eastAsiaTheme="majorEastAsia" w:hAnsi="Arial" w:cs="Arial"/>
            <w:color w:val="4A4A4A"/>
            <w:sz w:val="21"/>
            <w:szCs w:val="21"/>
            <w:shd w:val="clear" w:color="auto" w:fill="FFFFFF"/>
          </w:rPr>
          <w:t>"Archivos y enlaces"</w:t>
        </w:r>
      </w:ins>
      <w:r>
        <w:rPr>
          <w:rFonts w:ascii="Arial" w:hAnsi="Arial" w:cs="Arial"/>
          <w:color w:val="4A4A4A"/>
          <w:sz w:val="21"/>
          <w:szCs w:val="21"/>
          <w:shd w:val="clear" w:color="auto" w:fill="FFFFFF"/>
        </w:rPr>
        <w:t> y bajar el archivo </w:t>
      </w:r>
      <w:r>
        <w:rPr>
          <w:rStyle w:val="Textoennegrita"/>
          <w:rFonts w:ascii="Arial" w:eastAsiaTheme="majorEastAsia" w:hAnsi="Arial" w:cs="Arial"/>
          <w:color w:val="4A4A4A"/>
          <w:sz w:val="21"/>
          <w:szCs w:val="21"/>
          <w:shd w:val="clear" w:color="auto" w:fill="FFFFFF"/>
        </w:rPr>
        <w:t>platzi-badges-1.ReactDOM.render.zip</w:t>
      </w:r>
      <w:r>
        <w:rPr>
          <w:rFonts w:ascii="Arial" w:hAnsi="Arial" w:cs="Arial"/>
          <w:color w:val="4A4A4A"/>
          <w:sz w:val="21"/>
          <w:szCs w:val="21"/>
          <w:shd w:val="clear" w:color="auto" w:fill="FFFFFF"/>
        </w:rPr>
        <w:t>. Lo descomprimí, modifiqué el nombre de la carpeta descomprimida a “</w:t>
      </w:r>
      <w:proofErr w:type="spellStart"/>
      <w:r>
        <w:rPr>
          <w:rStyle w:val="Textoennegrita"/>
          <w:rFonts w:ascii="Arial" w:eastAsiaTheme="majorEastAsia" w:hAnsi="Arial" w:cs="Arial"/>
          <w:color w:val="4A4A4A"/>
          <w:sz w:val="21"/>
          <w:szCs w:val="21"/>
          <w:shd w:val="clear" w:color="auto" w:fill="FFFFFF"/>
        </w:rPr>
        <w:t>platzi-badges</w:t>
      </w:r>
      <w:proofErr w:type="spellEnd"/>
      <w:r>
        <w:rPr>
          <w:rFonts w:ascii="Arial" w:hAnsi="Arial" w:cs="Arial"/>
          <w:color w:val="4A4A4A"/>
          <w:sz w:val="21"/>
          <w:szCs w:val="21"/>
          <w:shd w:val="clear" w:color="auto" w:fill="FFFFFF"/>
        </w:rPr>
        <w:t>”, luego ingresé a dicha carpeta y corrí </w:t>
      </w:r>
      <w:proofErr w:type="spellStart"/>
      <w:r>
        <w:rPr>
          <w:rStyle w:val="Textoennegrita"/>
          <w:rFonts w:ascii="Arial" w:eastAsiaTheme="majorEastAsia" w:hAnsi="Arial" w:cs="Arial"/>
          <w:color w:val="4A4A4A"/>
          <w:sz w:val="21"/>
          <w:szCs w:val="21"/>
          <w:shd w:val="clear" w:color="auto" w:fill="FFFFFF"/>
        </w:rPr>
        <w:t>npm</w:t>
      </w:r>
      <w:proofErr w:type="spellEnd"/>
      <w:r>
        <w:rPr>
          <w:rStyle w:val="Textoennegrita"/>
          <w:rFonts w:ascii="Arial" w:eastAsiaTheme="majorEastAsia" w:hAnsi="Arial" w:cs="Arial"/>
          <w:color w:val="4A4A4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Style w:val="Textoennegrita"/>
          <w:rFonts w:ascii="Arial" w:eastAsiaTheme="majorEastAsia" w:hAnsi="Arial" w:cs="Arial"/>
          <w:color w:val="4A4A4A"/>
          <w:sz w:val="21"/>
          <w:szCs w:val="21"/>
          <w:shd w:val="clear" w:color="auto" w:fill="FFFFFF"/>
        </w:rPr>
        <w:t>install</w:t>
      </w:r>
      <w:proofErr w:type="spellEnd"/>
      <w:r>
        <w:rPr>
          <w:rFonts w:ascii="Arial" w:hAnsi="Arial" w:cs="Arial"/>
          <w:color w:val="4A4A4A"/>
          <w:sz w:val="21"/>
          <w:szCs w:val="21"/>
          <w:shd w:val="clear" w:color="auto" w:fill="FFFFFF"/>
        </w:rPr>
        <w:t>. Una vez terminado, corrí el comando </w:t>
      </w:r>
      <w:proofErr w:type="spellStart"/>
      <w:r>
        <w:rPr>
          <w:rStyle w:val="Textoennegrita"/>
          <w:rFonts w:ascii="Arial" w:eastAsiaTheme="majorEastAsia" w:hAnsi="Arial" w:cs="Arial"/>
          <w:color w:val="4A4A4A"/>
          <w:sz w:val="21"/>
          <w:szCs w:val="21"/>
          <w:shd w:val="clear" w:color="auto" w:fill="FFFFFF"/>
        </w:rPr>
        <w:t>npm</w:t>
      </w:r>
      <w:proofErr w:type="spellEnd"/>
      <w:r>
        <w:rPr>
          <w:rStyle w:val="Textoennegrita"/>
          <w:rFonts w:ascii="Arial" w:eastAsiaTheme="majorEastAsia" w:hAnsi="Arial" w:cs="Arial"/>
          <w:color w:val="4A4A4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Style w:val="Textoennegrita"/>
          <w:rFonts w:ascii="Arial" w:eastAsiaTheme="majorEastAsia" w:hAnsi="Arial" w:cs="Arial"/>
          <w:color w:val="4A4A4A"/>
          <w:sz w:val="21"/>
          <w:szCs w:val="21"/>
          <w:shd w:val="clear" w:color="auto" w:fill="FFFFFF"/>
        </w:rPr>
        <w:t>run</w:t>
      </w:r>
      <w:proofErr w:type="spellEnd"/>
      <w:r>
        <w:rPr>
          <w:rStyle w:val="Textoennegrita"/>
          <w:rFonts w:ascii="Arial" w:eastAsiaTheme="majorEastAsia" w:hAnsi="Arial" w:cs="Arial"/>
          <w:color w:val="4A4A4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Style w:val="Textoennegrita"/>
          <w:rFonts w:ascii="Arial" w:eastAsiaTheme="majorEastAsia" w:hAnsi="Arial" w:cs="Arial"/>
          <w:color w:val="4A4A4A"/>
          <w:sz w:val="21"/>
          <w:szCs w:val="21"/>
          <w:shd w:val="clear" w:color="auto" w:fill="FFFFFF"/>
        </w:rPr>
        <w:t>start</w:t>
      </w:r>
      <w:proofErr w:type="spellEnd"/>
      <w:r>
        <w:rPr>
          <w:rFonts w:ascii="Arial" w:hAnsi="Arial" w:cs="Arial"/>
          <w:color w:val="4A4A4A"/>
          <w:sz w:val="21"/>
          <w:szCs w:val="21"/>
          <w:shd w:val="clear" w:color="auto" w:fill="FFFFFF"/>
        </w:rPr>
        <w:t> y listo</w:t>
      </w:r>
      <w:proofErr w:type="gramStart"/>
      <w:r>
        <w:rPr>
          <w:rFonts w:ascii="Arial" w:hAnsi="Arial" w:cs="Arial"/>
          <w:color w:val="4A4A4A"/>
          <w:sz w:val="21"/>
          <w:szCs w:val="21"/>
          <w:shd w:val="clear" w:color="auto" w:fill="FFFFFF"/>
        </w:rPr>
        <w:t>!</w:t>
      </w:r>
      <w:proofErr w:type="gramEnd"/>
      <w:r>
        <w:rPr>
          <w:rFonts w:ascii="Arial" w:hAnsi="Arial" w:cs="Arial"/>
          <w:color w:val="4A4A4A"/>
          <w:sz w:val="21"/>
          <w:szCs w:val="21"/>
        </w:rPr>
        <w:br/>
      </w:r>
      <w:r>
        <w:rPr>
          <w:rFonts w:ascii="Arial" w:hAnsi="Arial" w:cs="Arial"/>
          <w:color w:val="4A4A4A"/>
          <w:sz w:val="21"/>
          <w:szCs w:val="21"/>
          <w:shd w:val="clear" w:color="auto" w:fill="FFFFFF"/>
        </w:rPr>
        <w:t>Eso fue todo amigos</w:t>
      </w:r>
      <w:proofErr w:type="gramStart"/>
      <w:r>
        <w:rPr>
          <w:rFonts w:ascii="Arial" w:hAnsi="Arial" w:cs="Arial"/>
          <w:color w:val="4A4A4A"/>
          <w:sz w:val="21"/>
          <w:szCs w:val="21"/>
          <w:shd w:val="clear" w:color="auto" w:fill="FFFFFF"/>
        </w:rPr>
        <w:t>!</w:t>
      </w:r>
      <w:proofErr w:type="gramEnd"/>
    </w:p>
    <w:p w:rsidR="009C2F6E" w:rsidRDefault="009C2F6E" w:rsidP="00F960E9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4A4A4A"/>
          <w:sz w:val="21"/>
          <w:szCs w:val="21"/>
          <w:shd w:val="clear" w:color="auto" w:fill="FFFFFF"/>
        </w:rPr>
      </w:pPr>
    </w:p>
    <w:p w:rsidR="009C2F6E" w:rsidRDefault="009C2F6E" w:rsidP="00F960E9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4A4A4A"/>
          <w:sz w:val="21"/>
          <w:szCs w:val="21"/>
          <w:shd w:val="clear" w:color="auto" w:fill="FFFFFF"/>
        </w:rPr>
      </w:pPr>
    </w:p>
    <w:p w:rsidR="009C2F6E" w:rsidRDefault="009C2F6E" w:rsidP="009C2F6E">
      <w:pPr>
        <w:pStyle w:val="Ttulo1"/>
      </w:pPr>
      <w:r w:rsidRPr="009C2F6E">
        <w:t>ReactDOM.render</w:t>
      </w:r>
    </w:p>
    <w:p w:rsidR="009C2F6E" w:rsidRPr="009C2F6E" w:rsidRDefault="009C2F6E" w:rsidP="009C2F6E">
      <w:pPr>
        <w:numPr>
          <w:ilvl w:val="0"/>
          <w:numId w:val="21"/>
        </w:numPr>
        <w:shd w:val="clear" w:color="auto" w:fill="FFFFFF"/>
        <w:spacing w:before="0" w:after="0" w:line="240" w:lineRule="auto"/>
        <w:ind w:left="113" w:right="113"/>
        <w:rPr>
          <w:rFonts w:ascii="Arial" w:eastAsia="Times New Roman" w:hAnsi="Arial" w:cs="Arial"/>
          <w:color w:val="273B47"/>
          <w:sz w:val="20"/>
          <w:szCs w:val="24"/>
          <w:lang w:val="es-MX" w:eastAsia="es-MX"/>
        </w:rPr>
      </w:pPr>
      <w:proofErr w:type="spellStart"/>
      <w:r w:rsidRPr="009C2F6E">
        <w:rPr>
          <w:rFonts w:ascii="Arial" w:eastAsia="Times New Roman" w:hAnsi="Arial" w:cs="Arial"/>
          <w:b/>
          <w:bCs/>
          <w:color w:val="273B47"/>
          <w:sz w:val="20"/>
          <w:szCs w:val="24"/>
          <w:lang w:val="es-MX" w:eastAsia="es-MX"/>
        </w:rPr>
        <w:t>React</w:t>
      </w:r>
      <w:proofErr w:type="spellEnd"/>
      <w:r w:rsidRPr="009C2F6E">
        <w:rPr>
          <w:rFonts w:ascii="Arial" w:eastAsia="Times New Roman" w:hAnsi="Arial" w:cs="Arial"/>
          <w:color w:val="273B47"/>
          <w:sz w:val="20"/>
          <w:szCs w:val="24"/>
          <w:lang w:val="es-MX" w:eastAsia="es-MX"/>
        </w:rPr>
        <w:t> y </w:t>
      </w:r>
      <w:proofErr w:type="spellStart"/>
      <w:r w:rsidRPr="009C2F6E">
        <w:rPr>
          <w:rFonts w:ascii="Arial" w:eastAsia="Times New Roman" w:hAnsi="Arial" w:cs="Arial"/>
          <w:b/>
          <w:bCs/>
          <w:color w:val="273B47"/>
          <w:sz w:val="20"/>
          <w:szCs w:val="24"/>
          <w:lang w:val="es-MX" w:eastAsia="es-MX"/>
        </w:rPr>
        <w:t>ReactDOM</w:t>
      </w:r>
      <w:proofErr w:type="spellEnd"/>
      <w:r w:rsidRPr="009C2F6E">
        <w:rPr>
          <w:rFonts w:ascii="Arial" w:eastAsia="Times New Roman" w:hAnsi="Arial" w:cs="Arial"/>
          <w:color w:val="273B47"/>
          <w:sz w:val="20"/>
          <w:szCs w:val="24"/>
          <w:lang w:val="es-MX" w:eastAsia="es-MX"/>
        </w:rPr>
        <w:t> trabajarán en conjunto.</w:t>
      </w:r>
    </w:p>
    <w:p w:rsidR="009C2F6E" w:rsidRPr="009C2F6E" w:rsidRDefault="009C2F6E" w:rsidP="009C2F6E">
      <w:pPr>
        <w:numPr>
          <w:ilvl w:val="1"/>
          <w:numId w:val="21"/>
        </w:numPr>
        <w:shd w:val="clear" w:color="auto" w:fill="FFFFFF"/>
        <w:spacing w:before="0" w:after="0" w:line="240" w:lineRule="auto"/>
        <w:ind w:left="226" w:right="226"/>
        <w:rPr>
          <w:rFonts w:ascii="Arial" w:eastAsia="Times New Roman" w:hAnsi="Arial" w:cs="Arial"/>
          <w:color w:val="273B47"/>
          <w:sz w:val="20"/>
          <w:szCs w:val="24"/>
          <w:lang w:val="es-MX" w:eastAsia="es-MX"/>
        </w:rPr>
      </w:pPr>
      <w:proofErr w:type="spellStart"/>
      <w:r w:rsidRPr="009C2F6E">
        <w:rPr>
          <w:rFonts w:ascii="Arial" w:eastAsia="Times New Roman" w:hAnsi="Arial" w:cs="Arial"/>
          <w:color w:val="273B47"/>
          <w:sz w:val="20"/>
          <w:szCs w:val="24"/>
          <w:lang w:val="es-MX" w:eastAsia="es-MX"/>
        </w:rPr>
        <w:t>React</w:t>
      </w:r>
      <w:proofErr w:type="spellEnd"/>
      <w:r w:rsidRPr="009C2F6E">
        <w:rPr>
          <w:rFonts w:ascii="Arial" w:eastAsia="Times New Roman" w:hAnsi="Arial" w:cs="Arial"/>
          <w:color w:val="273B47"/>
          <w:sz w:val="20"/>
          <w:szCs w:val="24"/>
          <w:lang w:val="es-MX" w:eastAsia="es-MX"/>
        </w:rPr>
        <w:t xml:space="preserve"> como análogo a </w:t>
      </w:r>
      <w:proofErr w:type="spellStart"/>
      <w:r w:rsidRPr="009C2F6E">
        <w:rPr>
          <w:rFonts w:ascii="Arial" w:eastAsia="Times New Roman" w:hAnsi="Arial" w:cs="Arial"/>
          <w:b/>
          <w:bCs/>
          <w:color w:val="273B47"/>
          <w:sz w:val="20"/>
          <w:szCs w:val="24"/>
          <w:lang w:val="es-MX" w:eastAsia="es-MX"/>
        </w:rPr>
        <w:t>createElement</w:t>
      </w:r>
      <w:proofErr w:type="spellEnd"/>
    </w:p>
    <w:p w:rsidR="009C2F6E" w:rsidRPr="009C2F6E" w:rsidRDefault="009C2F6E" w:rsidP="009C2F6E">
      <w:pPr>
        <w:numPr>
          <w:ilvl w:val="1"/>
          <w:numId w:val="21"/>
        </w:numPr>
        <w:shd w:val="clear" w:color="auto" w:fill="FFFFFF"/>
        <w:spacing w:before="0" w:after="0" w:line="240" w:lineRule="auto"/>
        <w:ind w:left="226" w:right="226"/>
        <w:rPr>
          <w:rFonts w:ascii="Arial" w:eastAsia="Times New Roman" w:hAnsi="Arial" w:cs="Arial"/>
          <w:color w:val="273B47"/>
          <w:sz w:val="20"/>
          <w:szCs w:val="24"/>
          <w:lang w:val="es-MX" w:eastAsia="es-MX"/>
        </w:rPr>
      </w:pPr>
      <w:proofErr w:type="spellStart"/>
      <w:r w:rsidRPr="009C2F6E">
        <w:rPr>
          <w:rFonts w:ascii="Arial" w:eastAsia="Times New Roman" w:hAnsi="Arial" w:cs="Arial"/>
          <w:color w:val="273B47"/>
          <w:sz w:val="20"/>
          <w:szCs w:val="24"/>
          <w:lang w:val="es-MX" w:eastAsia="es-MX"/>
        </w:rPr>
        <w:t>ReactDOM</w:t>
      </w:r>
      <w:proofErr w:type="spellEnd"/>
      <w:r w:rsidRPr="009C2F6E">
        <w:rPr>
          <w:rFonts w:ascii="Arial" w:eastAsia="Times New Roman" w:hAnsi="Arial" w:cs="Arial"/>
          <w:color w:val="273B47"/>
          <w:sz w:val="20"/>
          <w:szCs w:val="24"/>
          <w:lang w:val="es-MX" w:eastAsia="es-MX"/>
        </w:rPr>
        <w:t xml:space="preserve"> a </w:t>
      </w:r>
      <w:proofErr w:type="spellStart"/>
      <w:r w:rsidRPr="009C2F6E">
        <w:rPr>
          <w:rFonts w:ascii="Arial" w:eastAsia="Times New Roman" w:hAnsi="Arial" w:cs="Arial"/>
          <w:b/>
          <w:bCs/>
          <w:color w:val="273B47"/>
          <w:sz w:val="20"/>
          <w:szCs w:val="24"/>
          <w:lang w:val="es-MX" w:eastAsia="es-MX"/>
        </w:rPr>
        <w:t>appendChild</w:t>
      </w:r>
      <w:proofErr w:type="spellEnd"/>
    </w:p>
    <w:p w:rsidR="009C2F6E" w:rsidRPr="009C2F6E" w:rsidRDefault="009C2F6E" w:rsidP="009C2F6E">
      <w:pPr>
        <w:numPr>
          <w:ilvl w:val="0"/>
          <w:numId w:val="21"/>
        </w:numPr>
        <w:shd w:val="clear" w:color="auto" w:fill="FFFFFF"/>
        <w:spacing w:before="0" w:after="0" w:line="240" w:lineRule="auto"/>
        <w:ind w:left="113" w:right="113"/>
        <w:rPr>
          <w:rFonts w:ascii="Arial" w:eastAsia="Times New Roman" w:hAnsi="Arial" w:cs="Arial"/>
          <w:color w:val="273B47"/>
          <w:sz w:val="20"/>
          <w:szCs w:val="24"/>
          <w:lang w:val="es-MX" w:eastAsia="es-MX"/>
        </w:rPr>
      </w:pPr>
      <w:proofErr w:type="spellStart"/>
      <w:proofErr w:type="gramStart"/>
      <w:r w:rsidRPr="009C2F6E">
        <w:rPr>
          <w:rFonts w:ascii="Arial" w:eastAsia="Times New Roman" w:hAnsi="Arial" w:cs="Arial"/>
          <w:b/>
          <w:bCs/>
          <w:color w:val="273B47"/>
          <w:sz w:val="20"/>
          <w:szCs w:val="24"/>
          <w:lang w:val="es-MX" w:eastAsia="es-MX"/>
        </w:rPr>
        <w:t>ReactDOM.render</w:t>
      </w:r>
      <w:proofErr w:type="spellEnd"/>
      <w:r w:rsidRPr="009C2F6E">
        <w:rPr>
          <w:rFonts w:ascii="Arial" w:eastAsia="Times New Roman" w:hAnsi="Arial" w:cs="Arial"/>
          <w:b/>
          <w:bCs/>
          <w:color w:val="273B47"/>
          <w:sz w:val="20"/>
          <w:szCs w:val="24"/>
          <w:lang w:val="es-MX" w:eastAsia="es-MX"/>
        </w:rPr>
        <w:t>(</w:t>
      </w:r>
      <w:proofErr w:type="gramEnd"/>
      <w:r w:rsidRPr="009C2F6E">
        <w:rPr>
          <w:rFonts w:ascii="Arial" w:eastAsia="Times New Roman" w:hAnsi="Arial" w:cs="Arial"/>
          <w:b/>
          <w:bCs/>
          <w:color w:val="273B47"/>
          <w:sz w:val="20"/>
          <w:szCs w:val="24"/>
          <w:lang w:val="es-MX" w:eastAsia="es-MX"/>
        </w:rPr>
        <w:t>)</w:t>
      </w:r>
      <w:r w:rsidRPr="009C2F6E">
        <w:rPr>
          <w:rFonts w:ascii="Arial" w:eastAsia="Times New Roman" w:hAnsi="Arial" w:cs="Arial"/>
          <w:color w:val="273B47"/>
          <w:sz w:val="20"/>
          <w:szCs w:val="24"/>
          <w:lang w:val="es-MX" w:eastAsia="es-MX"/>
        </w:rPr>
        <w:t xml:space="preserve"> toma dos argumentos: Qué queremos </w:t>
      </w:r>
      <w:proofErr w:type="spellStart"/>
      <w:r w:rsidRPr="009C2F6E">
        <w:rPr>
          <w:rFonts w:ascii="Arial" w:eastAsia="Times New Roman" w:hAnsi="Arial" w:cs="Arial"/>
          <w:color w:val="273B47"/>
          <w:sz w:val="20"/>
          <w:szCs w:val="24"/>
          <w:lang w:val="es-MX" w:eastAsia="es-MX"/>
        </w:rPr>
        <w:t>renderizar</w:t>
      </w:r>
      <w:proofErr w:type="spellEnd"/>
      <w:r w:rsidRPr="009C2F6E">
        <w:rPr>
          <w:rFonts w:ascii="Arial" w:eastAsia="Times New Roman" w:hAnsi="Arial" w:cs="Arial"/>
          <w:color w:val="273B47"/>
          <w:sz w:val="20"/>
          <w:szCs w:val="24"/>
          <w:lang w:val="es-MX" w:eastAsia="es-MX"/>
        </w:rPr>
        <w:t xml:space="preserve"> y dónde lo queremos </w:t>
      </w:r>
      <w:proofErr w:type="spellStart"/>
      <w:r w:rsidRPr="009C2F6E">
        <w:rPr>
          <w:rFonts w:ascii="Arial" w:eastAsia="Times New Roman" w:hAnsi="Arial" w:cs="Arial"/>
          <w:color w:val="273B47"/>
          <w:sz w:val="20"/>
          <w:szCs w:val="24"/>
          <w:lang w:val="es-MX" w:eastAsia="es-MX"/>
        </w:rPr>
        <w:t>renderizar</w:t>
      </w:r>
      <w:proofErr w:type="spellEnd"/>
      <w:r w:rsidRPr="009C2F6E">
        <w:rPr>
          <w:rFonts w:ascii="Arial" w:eastAsia="Times New Roman" w:hAnsi="Arial" w:cs="Arial"/>
          <w:color w:val="273B47"/>
          <w:sz w:val="20"/>
          <w:szCs w:val="24"/>
          <w:lang w:val="es-MX" w:eastAsia="es-MX"/>
        </w:rPr>
        <w:t>.</w:t>
      </w:r>
    </w:p>
    <w:p w:rsidR="009C2F6E" w:rsidRPr="009C2F6E" w:rsidRDefault="009C2F6E" w:rsidP="009C2F6E">
      <w:pPr>
        <w:numPr>
          <w:ilvl w:val="0"/>
          <w:numId w:val="21"/>
        </w:numPr>
        <w:shd w:val="clear" w:color="auto" w:fill="FFFFFF"/>
        <w:spacing w:before="0" w:after="0" w:line="240" w:lineRule="auto"/>
        <w:ind w:left="113" w:right="113"/>
        <w:rPr>
          <w:rFonts w:ascii="Arial" w:eastAsia="Times New Roman" w:hAnsi="Arial" w:cs="Arial"/>
          <w:color w:val="273B47"/>
          <w:sz w:val="20"/>
          <w:szCs w:val="24"/>
          <w:lang w:val="es-MX" w:eastAsia="es-MX"/>
        </w:rPr>
      </w:pPr>
      <w:r w:rsidRPr="009C2F6E">
        <w:rPr>
          <w:rFonts w:ascii="Arial" w:eastAsia="Times New Roman" w:hAnsi="Arial" w:cs="Arial"/>
          <w:color w:val="273B47"/>
          <w:sz w:val="20"/>
          <w:szCs w:val="24"/>
          <w:lang w:val="es-MX" w:eastAsia="es-MX"/>
        </w:rPr>
        <w:t>Siempre que escribas </w:t>
      </w:r>
      <w:r w:rsidRPr="009C2F6E">
        <w:rPr>
          <w:rFonts w:ascii="Arial" w:eastAsia="Times New Roman" w:hAnsi="Arial" w:cs="Arial"/>
          <w:b/>
          <w:bCs/>
          <w:color w:val="273B47"/>
          <w:sz w:val="20"/>
          <w:szCs w:val="24"/>
          <w:lang w:val="es-MX" w:eastAsia="es-MX"/>
        </w:rPr>
        <w:t>JSX</w:t>
      </w:r>
      <w:r w:rsidRPr="009C2F6E">
        <w:rPr>
          <w:rFonts w:ascii="Arial" w:eastAsia="Times New Roman" w:hAnsi="Arial" w:cs="Arial"/>
          <w:color w:val="273B47"/>
          <w:sz w:val="20"/>
          <w:szCs w:val="24"/>
          <w:lang w:val="es-MX" w:eastAsia="es-MX"/>
        </w:rPr>
        <w:t> es requisito importar </w:t>
      </w:r>
      <w:proofErr w:type="spellStart"/>
      <w:r w:rsidRPr="009C2F6E">
        <w:rPr>
          <w:rFonts w:ascii="Arial" w:eastAsia="Times New Roman" w:hAnsi="Arial" w:cs="Arial"/>
          <w:b/>
          <w:bCs/>
          <w:color w:val="273B47"/>
          <w:sz w:val="20"/>
          <w:szCs w:val="24"/>
          <w:lang w:val="es-MX" w:eastAsia="es-MX"/>
        </w:rPr>
        <w:t>React</w:t>
      </w:r>
      <w:proofErr w:type="spellEnd"/>
      <w:r w:rsidRPr="009C2F6E">
        <w:rPr>
          <w:rFonts w:ascii="Arial" w:eastAsia="Times New Roman" w:hAnsi="Arial" w:cs="Arial"/>
          <w:b/>
          <w:bCs/>
          <w:color w:val="273B47"/>
          <w:sz w:val="20"/>
          <w:szCs w:val="24"/>
          <w:lang w:val="es-MX" w:eastAsia="es-MX"/>
        </w:rPr>
        <w:t>.</w:t>
      </w:r>
    </w:p>
    <w:p w:rsidR="009C2F6E" w:rsidRDefault="009C2F6E" w:rsidP="00F960E9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4A4A4A"/>
          <w:sz w:val="21"/>
          <w:szCs w:val="21"/>
          <w:shd w:val="clear" w:color="auto" w:fill="FFFFFF"/>
        </w:rPr>
      </w:pPr>
    </w:p>
    <w:p w:rsidR="009C2F6E" w:rsidRDefault="009C2F6E" w:rsidP="00C42686">
      <w:pPr>
        <w:pStyle w:val="NormalWeb"/>
        <w:shd w:val="clear" w:color="auto" w:fill="FFFFFF"/>
        <w:spacing w:before="0" w:beforeAutospacing="0" w:after="0" w:afterAutospacing="0"/>
        <w:jc w:val="center"/>
        <w:rPr>
          <w:rFonts w:ascii="Arial" w:hAnsi="Arial" w:cs="Arial"/>
          <w:color w:val="273B47"/>
          <w:sz w:val="20"/>
          <w:szCs w:val="20"/>
        </w:rPr>
      </w:pPr>
      <w:r w:rsidRPr="009C2F6E">
        <w:rPr>
          <w:rFonts w:ascii="Arial" w:hAnsi="Arial" w:cs="Arial"/>
          <w:color w:val="273B47"/>
          <w:sz w:val="20"/>
          <w:szCs w:val="20"/>
        </w:rPr>
        <w:drawing>
          <wp:inline distT="0" distB="0" distL="0" distR="0" wp14:anchorId="64EF3AB5" wp14:editId="6C7EDE1F">
            <wp:extent cx="3869871" cy="2674657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71036" cy="2675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2686" w:rsidRDefault="00C42686" w:rsidP="00F960E9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273B47"/>
          <w:sz w:val="20"/>
          <w:szCs w:val="20"/>
        </w:rPr>
      </w:pPr>
    </w:p>
    <w:p w:rsidR="00C42686" w:rsidRDefault="00C42686" w:rsidP="00C42686">
      <w:pPr>
        <w:pStyle w:val="NormalWeb"/>
        <w:shd w:val="clear" w:color="auto" w:fill="FFFFFF"/>
        <w:spacing w:before="0" w:beforeAutospacing="0" w:after="0" w:afterAutospacing="0"/>
        <w:jc w:val="center"/>
        <w:rPr>
          <w:rFonts w:ascii="Arial" w:hAnsi="Arial" w:cs="Arial"/>
          <w:color w:val="273B47"/>
          <w:sz w:val="20"/>
          <w:szCs w:val="20"/>
        </w:rPr>
      </w:pPr>
      <w:r>
        <w:rPr>
          <w:noProof/>
        </w:rPr>
        <w:drawing>
          <wp:inline distT="0" distB="0" distL="0" distR="0">
            <wp:extent cx="3608615" cy="2405743"/>
            <wp:effectExtent l="0" t="0" r="0" b="0"/>
            <wp:docPr id="2" name="Imagen 2" descr="https://i.imgur.com/WN9YF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.imgur.com/WN9YFEW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1678" cy="2427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3CA6" w:rsidRDefault="00DC3CA6" w:rsidP="00DC3CA6">
      <w:pPr>
        <w:pStyle w:val="Ttulo1"/>
      </w:pPr>
      <w:r w:rsidRPr="00DC3CA6">
        <w:lastRenderedPageBreak/>
        <w:t>JSX</w:t>
      </w:r>
    </w:p>
    <w:p w:rsidR="00DC3CA6" w:rsidRPr="00DC3CA6" w:rsidRDefault="00DC3CA6" w:rsidP="00DC3CA6">
      <w:pPr>
        <w:spacing w:after="0" w:line="240" w:lineRule="auto"/>
        <w:rPr>
          <w:rFonts w:ascii="Arial" w:hAnsi="Arial" w:cs="Arial"/>
          <w:lang w:val="es-MX"/>
        </w:rPr>
      </w:pPr>
      <w:r w:rsidRPr="00DC3CA6">
        <w:rPr>
          <w:rFonts w:ascii="Arial" w:hAnsi="Arial" w:cs="Arial"/>
          <w:lang w:val="es-MX"/>
        </w:rPr>
        <w:t xml:space="preserve">JSX es una extensión de JavaScript creada por Facebook para el uso con la biblioteca </w:t>
      </w:r>
      <w:proofErr w:type="spellStart"/>
      <w:r w:rsidRPr="00DC3CA6">
        <w:rPr>
          <w:rFonts w:ascii="Arial" w:hAnsi="Arial" w:cs="Arial"/>
          <w:lang w:val="es-MX"/>
        </w:rPr>
        <w:t>React</w:t>
      </w:r>
      <w:proofErr w:type="spellEnd"/>
      <w:r w:rsidRPr="00DC3CA6">
        <w:rPr>
          <w:rFonts w:ascii="Arial" w:hAnsi="Arial" w:cs="Arial"/>
          <w:lang w:val="es-MX"/>
        </w:rPr>
        <w:t xml:space="preserve">. Sirve de preprocesador (como </w:t>
      </w:r>
      <w:proofErr w:type="spellStart"/>
      <w:r w:rsidRPr="00DC3CA6">
        <w:rPr>
          <w:rFonts w:ascii="Arial" w:hAnsi="Arial" w:cs="Arial"/>
          <w:lang w:val="es-MX"/>
        </w:rPr>
        <w:t>Sass</w:t>
      </w:r>
      <w:proofErr w:type="spellEnd"/>
      <w:r w:rsidRPr="00DC3CA6">
        <w:rPr>
          <w:rFonts w:ascii="Arial" w:hAnsi="Arial" w:cs="Arial"/>
          <w:lang w:val="es-MX"/>
        </w:rPr>
        <w:t xml:space="preserve"> o </w:t>
      </w:r>
      <w:proofErr w:type="spellStart"/>
      <w:r w:rsidRPr="00DC3CA6">
        <w:rPr>
          <w:rFonts w:ascii="Arial" w:hAnsi="Arial" w:cs="Arial"/>
          <w:lang w:val="es-MX"/>
        </w:rPr>
        <w:t>Stylus</w:t>
      </w:r>
      <w:proofErr w:type="spellEnd"/>
      <w:r w:rsidRPr="00DC3CA6">
        <w:rPr>
          <w:rFonts w:ascii="Arial" w:hAnsi="Arial" w:cs="Arial"/>
          <w:lang w:val="es-MX"/>
        </w:rPr>
        <w:t xml:space="preserve"> a CSS) y transforma el código generado con </w:t>
      </w:r>
      <w:proofErr w:type="spellStart"/>
      <w:r w:rsidRPr="00DC3CA6">
        <w:rPr>
          <w:rFonts w:ascii="Arial" w:hAnsi="Arial" w:cs="Arial"/>
          <w:lang w:val="es-MX"/>
        </w:rPr>
        <w:t>React</w:t>
      </w:r>
      <w:proofErr w:type="spellEnd"/>
      <w:r w:rsidRPr="00DC3CA6">
        <w:rPr>
          <w:rFonts w:ascii="Arial" w:hAnsi="Arial" w:cs="Arial"/>
          <w:lang w:val="es-MX"/>
        </w:rPr>
        <w:t xml:space="preserve"> a JavaScript.</w:t>
      </w:r>
    </w:p>
    <w:p w:rsidR="00DC3CA6" w:rsidRPr="00DC3CA6" w:rsidRDefault="00DC3CA6" w:rsidP="00DC3CA6">
      <w:pPr>
        <w:spacing w:after="0" w:line="240" w:lineRule="auto"/>
        <w:rPr>
          <w:rFonts w:ascii="Arial" w:hAnsi="Arial" w:cs="Arial"/>
          <w:lang w:val="es-MX"/>
        </w:rPr>
      </w:pPr>
      <w:r w:rsidRPr="00DC3CA6">
        <w:rPr>
          <w:rFonts w:ascii="Arial" w:hAnsi="Arial" w:cs="Arial"/>
          <w:lang w:val="es-MX"/>
        </w:rPr>
        <w:t>JSX tiene su alternativa que es </w:t>
      </w:r>
      <w:proofErr w:type="spellStart"/>
      <w:r w:rsidRPr="00DC3CA6">
        <w:rPr>
          <w:rFonts w:ascii="Arial" w:hAnsi="Arial" w:cs="Arial"/>
          <w:b/>
          <w:bCs/>
          <w:lang w:val="es-MX"/>
        </w:rPr>
        <w:t>React.createElement</w:t>
      </w:r>
      <w:proofErr w:type="spellEnd"/>
      <w:r w:rsidRPr="00DC3CA6">
        <w:rPr>
          <w:rFonts w:ascii="Arial" w:hAnsi="Arial" w:cs="Arial"/>
          <w:lang w:val="es-MX"/>
        </w:rPr>
        <w:t> pero es preferible JSX porque es mucho más legible y expresivo. Ambos tienen el mismo poder y la misma capacidad.</w:t>
      </w:r>
    </w:p>
    <w:p w:rsidR="00DC3CA6" w:rsidRPr="00DC3CA6" w:rsidRDefault="00DC3CA6" w:rsidP="00DC3CA6">
      <w:pPr>
        <w:spacing w:after="0" w:line="240" w:lineRule="auto"/>
        <w:rPr>
          <w:rFonts w:ascii="Arial" w:hAnsi="Arial" w:cs="Arial"/>
          <w:lang w:val="es-MX"/>
        </w:rPr>
      </w:pPr>
      <w:proofErr w:type="spellStart"/>
      <w:r w:rsidRPr="00DC3CA6">
        <w:rPr>
          <w:rFonts w:ascii="Arial" w:hAnsi="Arial" w:cs="Arial"/>
          <w:b/>
          <w:bCs/>
          <w:lang w:val="es-MX"/>
        </w:rPr>
        <w:t>React.createElement</w:t>
      </w:r>
      <w:proofErr w:type="spellEnd"/>
      <w:r w:rsidRPr="00DC3CA6">
        <w:rPr>
          <w:rFonts w:ascii="Arial" w:hAnsi="Arial" w:cs="Arial"/>
          <w:lang w:val="es-MX"/>
        </w:rPr>
        <w:t> recibe 3 argumentos:</w:t>
      </w:r>
    </w:p>
    <w:p w:rsidR="00DC3CA6" w:rsidRPr="00DC3CA6" w:rsidRDefault="00DC3CA6" w:rsidP="00DC3CA6">
      <w:pPr>
        <w:numPr>
          <w:ilvl w:val="0"/>
          <w:numId w:val="22"/>
        </w:numPr>
        <w:spacing w:after="0" w:line="240" w:lineRule="auto"/>
        <w:rPr>
          <w:rFonts w:ascii="Arial" w:hAnsi="Arial" w:cs="Arial"/>
          <w:lang w:val="es-MX"/>
        </w:rPr>
      </w:pPr>
      <w:r w:rsidRPr="00DC3CA6">
        <w:rPr>
          <w:rFonts w:ascii="Arial" w:hAnsi="Arial" w:cs="Arial"/>
          <w:lang w:val="es-MX"/>
        </w:rPr>
        <w:t>El tipo de elemento que estamos creando</w:t>
      </w:r>
    </w:p>
    <w:p w:rsidR="00DC3CA6" w:rsidRPr="00DC3CA6" w:rsidRDefault="00DC3CA6" w:rsidP="00DC3CA6">
      <w:pPr>
        <w:numPr>
          <w:ilvl w:val="0"/>
          <w:numId w:val="22"/>
        </w:numPr>
        <w:spacing w:after="0" w:line="240" w:lineRule="auto"/>
        <w:rPr>
          <w:rFonts w:ascii="Arial" w:hAnsi="Arial" w:cs="Arial"/>
          <w:lang w:val="es-MX"/>
        </w:rPr>
      </w:pPr>
      <w:r w:rsidRPr="00DC3CA6">
        <w:rPr>
          <w:rFonts w:ascii="Arial" w:hAnsi="Arial" w:cs="Arial"/>
          <w:lang w:val="es-MX"/>
        </w:rPr>
        <w:t>sus atributos o </w:t>
      </w:r>
      <w:proofErr w:type="spellStart"/>
      <w:r w:rsidRPr="00DC3CA6">
        <w:rPr>
          <w:rFonts w:ascii="Arial" w:hAnsi="Arial" w:cs="Arial"/>
          <w:i/>
          <w:iCs/>
          <w:lang w:val="es-MX"/>
        </w:rPr>
        <w:t>props</w:t>
      </w:r>
      <w:proofErr w:type="spellEnd"/>
    </w:p>
    <w:p w:rsidR="00DC3CA6" w:rsidRPr="00DC3CA6" w:rsidRDefault="00DC3CA6" w:rsidP="00DC3CA6">
      <w:pPr>
        <w:numPr>
          <w:ilvl w:val="0"/>
          <w:numId w:val="22"/>
        </w:numPr>
        <w:spacing w:after="0" w:line="240" w:lineRule="auto"/>
        <w:rPr>
          <w:rFonts w:ascii="Arial" w:hAnsi="Arial" w:cs="Arial"/>
          <w:lang w:val="es-MX"/>
        </w:rPr>
      </w:pPr>
      <w:r w:rsidRPr="00DC3CA6">
        <w:rPr>
          <w:rFonts w:ascii="Arial" w:hAnsi="Arial" w:cs="Arial"/>
          <w:lang w:val="es-MX"/>
        </w:rPr>
        <w:t>y el </w:t>
      </w:r>
      <w:proofErr w:type="spellStart"/>
      <w:r w:rsidRPr="00DC3CA6">
        <w:rPr>
          <w:rFonts w:ascii="Arial" w:hAnsi="Arial" w:cs="Arial"/>
          <w:i/>
          <w:iCs/>
          <w:lang w:val="es-MX"/>
        </w:rPr>
        <w:t>children</w:t>
      </w:r>
      <w:proofErr w:type="spellEnd"/>
      <w:r w:rsidRPr="00DC3CA6">
        <w:rPr>
          <w:rFonts w:ascii="Arial" w:hAnsi="Arial" w:cs="Arial"/>
          <w:lang w:val="es-MX"/>
        </w:rPr>
        <w:t> que es el contenido.</w:t>
      </w:r>
    </w:p>
    <w:p w:rsidR="00DC3CA6" w:rsidRPr="00DC3CA6" w:rsidRDefault="00DC3CA6" w:rsidP="00DC3CA6">
      <w:pPr>
        <w:spacing w:after="0" w:line="240" w:lineRule="auto"/>
        <w:rPr>
          <w:rFonts w:ascii="Arial" w:hAnsi="Arial" w:cs="Arial"/>
          <w:lang w:val="es-MX"/>
        </w:rPr>
      </w:pPr>
      <w:r w:rsidRPr="00DC3CA6">
        <w:rPr>
          <w:rFonts w:ascii="Arial" w:hAnsi="Arial" w:cs="Arial"/>
          <w:lang w:val="es-MX"/>
        </w:rPr>
        <w:t>Ejemplo:</w:t>
      </w:r>
      <w:r w:rsidRPr="00DC3CA6">
        <w:rPr>
          <w:rFonts w:ascii="Arial" w:hAnsi="Arial" w:cs="Arial"/>
          <w:lang w:val="es-MX"/>
        </w:rPr>
        <w:br/>
      </w:r>
      <w:proofErr w:type="spellStart"/>
      <w:proofErr w:type="gramStart"/>
      <w:r w:rsidRPr="00DC3CA6">
        <w:rPr>
          <w:rFonts w:ascii="Arial" w:hAnsi="Arial" w:cs="Arial"/>
          <w:lang w:val="es-MX"/>
        </w:rPr>
        <w:t>React.createElement</w:t>
      </w:r>
      <w:proofErr w:type="spellEnd"/>
      <w:r w:rsidRPr="00DC3CA6">
        <w:rPr>
          <w:rFonts w:ascii="Arial" w:hAnsi="Arial" w:cs="Arial"/>
          <w:lang w:val="es-MX"/>
        </w:rPr>
        <w:t>(</w:t>
      </w:r>
      <w:proofErr w:type="gramEnd"/>
      <w:r w:rsidRPr="00DC3CA6">
        <w:rPr>
          <w:rFonts w:ascii="Arial" w:hAnsi="Arial" w:cs="Arial"/>
          <w:lang w:val="es-MX"/>
        </w:rPr>
        <w:t xml:space="preserve">‘a’, { </w:t>
      </w:r>
      <w:proofErr w:type="spellStart"/>
      <w:r w:rsidRPr="00DC3CA6">
        <w:rPr>
          <w:rFonts w:ascii="Arial" w:hAnsi="Arial" w:cs="Arial"/>
          <w:lang w:val="es-MX"/>
        </w:rPr>
        <w:t>href</w:t>
      </w:r>
      <w:proofErr w:type="spellEnd"/>
      <w:r w:rsidRPr="00DC3CA6">
        <w:rPr>
          <w:rFonts w:ascii="Arial" w:hAnsi="Arial" w:cs="Arial"/>
          <w:lang w:val="es-MX"/>
        </w:rPr>
        <w:t xml:space="preserve">: ‘https://platzi.com’ }, ‘Ir a </w:t>
      </w:r>
      <w:proofErr w:type="spellStart"/>
      <w:r w:rsidRPr="00DC3CA6">
        <w:rPr>
          <w:rFonts w:ascii="Arial" w:hAnsi="Arial" w:cs="Arial"/>
          <w:lang w:val="es-MX"/>
        </w:rPr>
        <w:t>Plat</w:t>
      </w:r>
      <w:bookmarkStart w:id="1" w:name="_GoBack"/>
      <w:bookmarkEnd w:id="1"/>
      <w:r w:rsidRPr="00DC3CA6">
        <w:rPr>
          <w:rFonts w:ascii="Arial" w:hAnsi="Arial" w:cs="Arial"/>
          <w:lang w:val="es-MX"/>
        </w:rPr>
        <w:t>zi</w:t>
      </w:r>
      <w:proofErr w:type="spellEnd"/>
      <w:r w:rsidRPr="00DC3CA6">
        <w:rPr>
          <w:rFonts w:ascii="Arial" w:hAnsi="Arial" w:cs="Arial"/>
          <w:lang w:val="es-MX"/>
        </w:rPr>
        <w:t>’);</w:t>
      </w:r>
    </w:p>
    <w:p w:rsidR="00DC3CA6" w:rsidRPr="00DC3CA6" w:rsidRDefault="00DC3CA6" w:rsidP="00DC3CA6">
      <w:pPr>
        <w:spacing w:after="0" w:line="240" w:lineRule="auto"/>
        <w:rPr>
          <w:rFonts w:ascii="Arial" w:hAnsi="Arial" w:cs="Arial"/>
          <w:lang w:val="es-MX"/>
        </w:rPr>
      </w:pPr>
      <w:r w:rsidRPr="00DC3CA6">
        <w:rPr>
          <w:rFonts w:ascii="Arial" w:hAnsi="Arial" w:cs="Arial"/>
          <w:lang w:val="es-MX"/>
        </w:rPr>
        <w:t xml:space="preserve">En JSX se utilizan las llaves para introducir variables o expresiones de </w:t>
      </w:r>
      <w:proofErr w:type="spellStart"/>
      <w:r w:rsidRPr="00DC3CA6">
        <w:rPr>
          <w:rFonts w:ascii="Arial" w:hAnsi="Arial" w:cs="Arial"/>
          <w:lang w:val="es-MX"/>
        </w:rPr>
        <w:t>Javascript</w:t>
      </w:r>
      <w:proofErr w:type="spellEnd"/>
      <w:r w:rsidRPr="00DC3CA6">
        <w:rPr>
          <w:rFonts w:ascii="Arial" w:hAnsi="Arial" w:cs="Arial"/>
          <w:lang w:val="es-MX"/>
        </w:rPr>
        <w:t>. Lo que sea que esté adentro se va a evaluar y su resultado se mostrará en pantalla.</w:t>
      </w:r>
    </w:p>
    <w:p w:rsidR="00DC3CA6" w:rsidRPr="00DC3CA6" w:rsidRDefault="00DC3CA6" w:rsidP="00DC3CA6">
      <w:pPr>
        <w:spacing w:after="0" w:line="240" w:lineRule="auto"/>
        <w:rPr>
          <w:rFonts w:ascii="Arial" w:hAnsi="Arial" w:cs="Arial"/>
          <w:lang w:val="es-MX"/>
        </w:rPr>
      </w:pPr>
      <w:r w:rsidRPr="00DC3CA6">
        <w:rPr>
          <w:rFonts w:ascii="Arial" w:hAnsi="Arial" w:cs="Arial"/>
          <w:lang w:val="es-MX"/>
        </w:rPr>
        <w:t xml:space="preserve">Las expresiones pueden ser llamadas a otras funciones, cálculos matemáticos, etc. Si las expresiones son false, 0, </w:t>
      </w:r>
      <w:proofErr w:type="spellStart"/>
      <w:r w:rsidRPr="00DC3CA6">
        <w:rPr>
          <w:rFonts w:ascii="Arial" w:hAnsi="Arial" w:cs="Arial"/>
          <w:lang w:val="es-MX"/>
        </w:rPr>
        <w:t>null</w:t>
      </w:r>
      <w:proofErr w:type="spellEnd"/>
      <w:r w:rsidRPr="00DC3CA6">
        <w:rPr>
          <w:rFonts w:ascii="Arial" w:hAnsi="Arial" w:cs="Arial"/>
          <w:lang w:val="es-MX"/>
        </w:rPr>
        <w:t xml:space="preserve">, </w:t>
      </w:r>
      <w:proofErr w:type="spellStart"/>
      <w:r w:rsidRPr="00DC3CA6">
        <w:rPr>
          <w:rFonts w:ascii="Arial" w:hAnsi="Arial" w:cs="Arial"/>
          <w:lang w:val="es-MX"/>
        </w:rPr>
        <w:t>undefined</w:t>
      </w:r>
      <w:proofErr w:type="spellEnd"/>
      <w:r w:rsidRPr="00DC3CA6">
        <w:rPr>
          <w:rFonts w:ascii="Arial" w:hAnsi="Arial" w:cs="Arial"/>
          <w:lang w:val="es-MX"/>
        </w:rPr>
        <w:t>, entre otros, no se verán.</w:t>
      </w:r>
    </w:p>
    <w:p w:rsidR="00DC3CA6" w:rsidRPr="00DC3CA6" w:rsidRDefault="00DC3CA6" w:rsidP="00DC3CA6">
      <w:pPr>
        <w:rPr>
          <w:lang w:val="es-MX"/>
        </w:rPr>
      </w:pPr>
    </w:p>
    <w:p w:rsidR="00DC3CA6" w:rsidRDefault="00DC3CA6" w:rsidP="00C42686">
      <w:pPr>
        <w:pStyle w:val="NormalWeb"/>
        <w:shd w:val="clear" w:color="auto" w:fill="FFFFFF"/>
        <w:spacing w:before="0" w:beforeAutospacing="0" w:after="0" w:afterAutospacing="0"/>
        <w:jc w:val="center"/>
        <w:rPr>
          <w:rFonts w:ascii="Arial" w:hAnsi="Arial" w:cs="Arial"/>
          <w:color w:val="273B47"/>
          <w:sz w:val="20"/>
          <w:szCs w:val="20"/>
        </w:rPr>
      </w:pPr>
    </w:p>
    <w:p w:rsidR="00DC3CA6" w:rsidRPr="00F960E9" w:rsidRDefault="00DC3CA6" w:rsidP="00C42686">
      <w:pPr>
        <w:pStyle w:val="NormalWeb"/>
        <w:shd w:val="clear" w:color="auto" w:fill="FFFFFF"/>
        <w:spacing w:before="0" w:beforeAutospacing="0" w:after="0" w:afterAutospacing="0"/>
        <w:jc w:val="center"/>
        <w:rPr>
          <w:rFonts w:ascii="Arial" w:hAnsi="Arial" w:cs="Arial"/>
          <w:color w:val="273B47"/>
          <w:sz w:val="20"/>
          <w:szCs w:val="20"/>
        </w:rPr>
      </w:pPr>
      <w:r w:rsidRPr="00DC3CA6">
        <w:rPr>
          <w:rFonts w:ascii="Arial" w:hAnsi="Arial" w:cs="Arial"/>
          <w:color w:val="273B47"/>
          <w:sz w:val="20"/>
          <w:szCs w:val="20"/>
        </w:rPr>
        <w:drawing>
          <wp:inline distT="0" distB="0" distL="0" distR="0" wp14:anchorId="5A48E60A" wp14:editId="1293D527">
            <wp:extent cx="5732145" cy="4114800"/>
            <wp:effectExtent l="0" t="0" r="190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C3CA6" w:rsidRPr="00F960E9" w:rsidSect="004E1AED">
      <w:footerReference w:type="default" r:id="rId16"/>
      <w:pgSz w:w="11907" w:h="16839" w:code="9"/>
      <w:pgMar w:top="1440" w:right="1440" w:bottom="1440" w:left="1440" w:header="720" w:footer="720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856FE" w:rsidRDefault="00F856FE">
      <w:pPr>
        <w:spacing w:after="0" w:line="240" w:lineRule="auto"/>
      </w:pPr>
      <w:r>
        <w:separator/>
      </w:r>
    </w:p>
  </w:endnote>
  <w:endnote w:type="continuationSeparator" w:id="0">
    <w:p w:rsidR="00F856FE" w:rsidRDefault="00F856F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375527538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4E1AED" w:rsidRDefault="004E1AED">
        <w:pPr>
          <w:pStyle w:val="Piedepgina"/>
        </w:pPr>
        <w:r>
          <w:rPr>
            <w:lang w:bidi="es-ES"/>
          </w:rPr>
          <w:fldChar w:fldCharType="begin"/>
        </w:r>
        <w:r>
          <w:rPr>
            <w:lang w:bidi="es-ES"/>
          </w:rPr>
          <w:instrText xml:space="preserve"> PAGE   \* MERGEFORMAT </w:instrText>
        </w:r>
        <w:r>
          <w:rPr>
            <w:lang w:bidi="es-ES"/>
          </w:rPr>
          <w:fldChar w:fldCharType="separate"/>
        </w:r>
        <w:r w:rsidR="0019123E">
          <w:rPr>
            <w:noProof/>
            <w:lang w:bidi="es-ES"/>
          </w:rPr>
          <w:t>4</w:t>
        </w:r>
        <w:r>
          <w:rPr>
            <w:noProof/>
            <w:lang w:bidi="es-ES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856FE" w:rsidRDefault="00F856FE">
      <w:pPr>
        <w:spacing w:after="0" w:line="240" w:lineRule="auto"/>
      </w:pPr>
      <w:r>
        <w:separator/>
      </w:r>
    </w:p>
  </w:footnote>
  <w:footnote w:type="continuationSeparator" w:id="0">
    <w:p w:rsidR="00F856FE" w:rsidRDefault="00F856F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7C"/>
    <w:multiLevelType w:val="singleLevel"/>
    <w:tmpl w:val="CB6686A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75BE83CE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30E2AF90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F1A13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0"/>
    <w:multiLevelType w:val="singleLevel"/>
    <w:tmpl w:val="BAA4C9BC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F76EF0D2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527E0E5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381046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A69AE70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A32435F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05E001A5"/>
    <w:multiLevelType w:val="multilevel"/>
    <w:tmpl w:val="7FB24B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1D2549E2"/>
    <w:multiLevelType w:val="multilevel"/>
    <w:tmpl w:val="3ADED5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1DF9086C"/>
    <w:multiLevelType w:val="hybridMultilevel"/>
    <w:tmpl w:val="7152D5E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43E04F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>
    <w:nsid w:val="31426599"/>
    <w:multiLevelType w:val="multilevel"/>
    <w:tmpl w:val="FC0888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548B32C0"/>
    <w:multiLevelType w:val="hybridMultilevel"/>
    <w:tmpl w:val="535A2616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549B76E6"/>
    <w:multiLevelType w:val="hybridMultilevel"/>
    <w:tmpl w:val="1D409D1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66DC628D"/>
    <w:multiLevelType w:val="multilevel"/>
    <w:tmpl w:val="1F8C91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735D1288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9">
    <w:nsid w:val="76421687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0">
    <w:nsid w:val="7A2C3EB3"/>
    <w:multiLevelType w:val="multilevel"/>
    <w:tmpl w:val="84B46318"/>
    <w:lvl w:ilvl="0">
      <w:start w:val="1"/>
      <w:numFmt w:val="upperRoman"/>
      <w:lvlText w:val="Artículo %1."/>
      <w:lvlJc w:val="left"/>
      <w:pPr>
        <w:ind w:left="0" w:firstLine="0"/>
      </w:pPr>
    </w:lvl>
    <w:lvl w:ilvl="1">
      <w:start w:val="1"/>
      <w:numFmt w:val="decimalZero"/>
      <w:isLgl/>
      <w:lvlText w:val="Secció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1">
    <w:nsid w:val="7F3A1AB1"/>
    <w:multiLevelType w:val="multilevel"/>
    <w:tmpl w:val="04090023"/>
    <w:lvl w:ilvl="0">
      <w:start w:val="1"/>
      <w:numFmt w:val="upperRoman"/>
      <w:lvlText w:val="Artículo %1."/>
      <w:lvlJc w:val="left"/>
      <w:pPr>
        <w:ind w:left="0" w:firstLine="0"/>
      </w:pPr>
    </w:lvl>
    <w:lvl w:ilvl="1">
      <w:start w:val="1"/>
      <w:numFmt w:val="decimalZero"/>
      <w:isLgl/>
      <w:lvlText w:val="Secció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>
    <w:abstractNumId w:val="16"/>
  </w:num>
  <w:num w:numId="2">
    <w:abstractNumId w:val="12"/>
  </w:num>
  <w:num w:numId="3">
    <w:abstractNumId w:val="15"/>
  </w:num>
  <w:num w:numId="4">
    <w:abstractNumId w:val="13"/>
  </w:num>
  <w:num w:numId="5">
    <w:abstractNumId w:val="19"/>
  </w:num>
  <w:num w:numId="6">
    <w:abstractNumId w:val="20"/>
  </w:num>
  <w:num w:numId="7">
    <w:abstractNumId w:val="18"/>
  </w:num>
  <w:num w:numId="8">
    <w:abstractNumId w:val="21"/>
  </w:num>
  <w:num w:numId="9">
    <w:abstractNumId w:val="9"/>
  </w:num>
  <w:num w:numId="10">
    <w:abstractNumId w:val="7"/>
  </w:num>
  <w:num w:numId="11">
    <w:abstractNumId w:val="6"/>
  </w:num>
  <w:num w:numId="12">
    <w:abstractNumId w:val="5"/>
  </w:num>
  <w:num w:numId="13">
    <w:abstractNumId w:val="4"/>
  </w:num>
  <w:num w:numId="14">
    <w:abstractNumId w:val="8"/>
  </w:num>
  <w:num w:numId="15">
    <w:abstractNumId w:val="3"/>
  </w:num>
  <w:num w:numId="16">
    <w:abstractNumId w:val="2"/>
  </w:num>
  <w:num w:numId="17">
    <w:abstractNumId w:val="1"/>
  </w:num>
  <w:num w:numId="18">
    <w:abstractNumId w:val="0"/>
  </w:num>
  <w:num w:numId="19">
    <w:abstractNumId w:val="14"/>
  </w:num>
  <w:num w:numId="20">
    <w:abstractNumId w:val="17"/>
  </w:num>
  <w:num w:numId="21">
    <w:abstractNumId w:val="11"/>
  </w:num>
  <w:num w:numId="2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attachedTemplate r:id="rId1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923B6"/>
    <w:rsid w:val="000C6EE5"/>
    <w:rsid w:val="00117503"/>
    <w:rsid w:val="0019123E"/>
    <w:rsid w:val="00194DF6"/>
    <w:rsid w:val="0020127B"/>
    <w:rsid w:val="004E1AED"/>
    <w:rsid w:val="0050559A"/>
    <w:rsid w:val="005C12A5"/>
    <w:rsid w:val="005E799F"/>
    <w:rsid w:val="008406E5"/>
    <w:rsid w:val="008C1E81"/>
    <w:rsid w:val="009C2F6E"/>
    <w:rsid w:val="00A1310C"/>
    <w:rsid w:val="00A84E80"/>
    <w:rsid w:val="00C42686"/>
    <w:rsid w:val="00C531FE"/>
    <w:rsid w:val="00CF238C"/>
    <w:rsid w:val="00D47A97"/>
    <w:rsid w:val="00D923B6"/>
    <w:rsid w:val="00DC3CA6"/>
    <w:rsid w:val="00F856FE"/>
    <w:rsid w:val="00F960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D8E5BCD0-D496-41EE-A7DA-A37FC10FE5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s-ES" w:eastAsia="ja-JP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/>
    <w:lsdException w:name="No Spacing" w:semiHidden="1" w:uiPriority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E1AED"/>
  </w:style>
  <w:style w:type="paragraph" w:styleId="Ttulo1">
    <w:name w:val="heading 1"/>
    <w:basedOn w:val="Normal"/>
    <w:next w:val="Normal"/>
    <w:link w:val="Ttulo1Car"/>
    <w:uiPriority w:val="9"/>
    <w:qFormat/>
    <w:rsid w:val="00A1310C"/>
    <w:pPr>
      <w:pBdr>
        <w:top w:val="single" w:sz="24" w:space="0" w:color="0673A5" w:themeColor="text2" w:themeShade="BF"/>
        <w:left w:val="single" w:sz="24" w:space="0" w:color="0673A5" w:themeColor="text2" w:themeShade="BF"/>
        <w:bottom w:val="single" w:sz="24" w:space="0" w:color="0673A5" w:themeColor="text2" w:themeShade="BF"/>
        <w:right w:val="single" w:sz="24" w:space="0" w:color="0673A5" w:themeColor="text2" w:themeShade="BF"/>
      </w:pBdr>
      <w:shd w:val="clear" w:color="auto" w:fill="0673A5" w:themeFill="text2" w:themeFillShade="BF"/>
      <w:spacing w:after="0"/>
      <w:outlineLvl w:val="0"/>
    </w:pPr>
    <w:rPr>
      <w:rFonts w:asciiTheme="majorHAnsi" w:eastAsiaTheme="majorEastAsia" w:hAnsiTheme="majorHAnsi" w:cstheme="majorBidi"/>
      <w:caps/>
      <w:color w:val="FFFFFF" w:themeColor="background1"/>
      <w:spacing w:val="15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D47A97"/>
    <w:pPr>
      <w:pBdr>
        <w:top w:val="single" w:sz="24" w:space="0" w:color="C9ECFC" w:themeColor="text2" w:themeTint="33"/>
        <w:left w:val="single" w:sz="24" w:space="0" w:color="C9ECFC" w:themeColor="text2" w:themeTint="33"/>
        <w:bottom w:val="single" w:sz="24" w:space="0" w:color="C9ECFC" w:themeColor="text2" w:themeTint="33"/>
        <w:right w:val="single" w:sz="24" w:space="0" w:color="C9ECFC" w:themeColor="text2" w:themeTint="33"/>
      </w:pBdr>
      <w:shd w:val="clear" w:color="auto" w:fill="C9ECFC" w:themeFill="text2" w:themeFillTint="33"/>
      <w:spacing w:after="0"/>
      <w:outlineLvl w:val="1"/>
    </w:pPr>
    <w:rPr>
      <w:rFonts w:asciiTheme="majorHAnsi" w:eastAsiaTheme="majorEastAsia" w:hAnsiTheme="majorHAnsi" w:cstheme="majorBidi"/>
      <w:caps/>
      <w:spacing w:val="15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D47A97"/>
    <w:pPr>
      <w:pBdr>
        <w:top w:val="single" w:sz="6" w:space="2" w:color="099BDD" w:themeColor="text2"/>
      </w:pBdr>
      <w:spacing w:before="300" w:after="0"/>
      <w:outlineLvl w:val="2"/>
    </w:pPr>
    <w:rPr>
      <w:rFonts w:asciiTheme="majorHAnsi" w:eastAsiaTheme="majorEastAsia" w:hAnsiTheme="majorHAnsi" w:cstheme="majorBidi"/>
      <w:caps/>
      <w:color w:val="044D6E" w:themeColor="text2" w:themeShade="80"/>
      <w:spacing w:val="15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D47A97"/>
    <w:pPr>
      <w:pBdr>
        <w:top w:val="dotted" w:sz="6" w:space="2" w:color="099BDD" w:themeColor="text2"/>
      </w:pBdr>
      <w:spacing w:before="200" w:after="0"/>
      <w:outlineLvl w:val="3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D47A97"/>
    <w:pPr>
      <w:pBdr>
        <w:bottom w:val="single" w:sz="6" w:space="1" w:color="099BDD" w:themeColor="text2"/>
      </w:pBdr>
      <w:spacing w:before="200" w:after="0"/>
      <w:outlineLvl w:val="4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D47A97"/>
    <w:pPr>
      <w:pBdr>
        <w:bottom w:val="dotted" w:sz="6" w:space="1" w:color="099BDD" w:themeColor="text2"/>
      </w:pBdr>
      <w:spacing w:before="200" w:after="0"/>
      <w:outlineLvl w:val="5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D47A97"/>
    <w:pPr>
      <w:spacing w:before="200" w:after="0"/>
      <w:outlineLvl w:val="6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D47A97"/>
    <w:pPr>
      <w:spacing w:before="200" w:after="0"/>
      <w:outlineLvl w:val="7"/>
    </w:pPr>
    <w:rPr>
      <w:rFonts w:asciiTheme="majorHAnsi" w:eastAsiaTheme="majorEastAsia" w:hAnsiTheme="majorHAnsi" w:cstheme="majorBidi"/>
      <w:caps/>
      <w:spacing w:val="10"/>
      <w:szCs w:val="1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D47A97"/>
    <w:pPr>
      <w:spacing w:before="200" w:after="0"/>
      <w:outlineLvl w:val="8"/>
    </w:pPr>
    <w:rPr>
      <w:rFonts w:asciiTheme="majorHAnsi" w:eastAsiaTheme="majorEastAsia" w:hAnsiTheme="majorHAnsi" w:cstheme="majorBidi"/>
      <w:i/>
      <w:iCs/>
      <w:caps/>
      <w:spacing w:val="10"/>
      <w:szCs w:val="1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A1310C"/>
    <w:rPr>
      <w:rFonts w:asciiTheme="majorHAnsi" w:eastAsiaTheme="majorEastAsia" w:hAnsiTheme="majorHAnsi" w:cstheme="majorBidi"/>
      <w:caps/>
      <w:color w:val="FFFFFF" w:themeColor="background1"/>
      <w:spacing w:val="15"/>
      <w:shd w:val="clear" w:color="auto" w:fill="0673A5" w:themeFill="text2" w:themeFillShade="BF"/>
    </w:rPr>
  </w:style>
  <w:style w:type="character" w:customStyle="1" w:styleId="Ttulo2Car">
    <w:name w:val="Título 2 Car"/>
    <w:basedOn w:val="Fuentedeprrafopredeter"/>
    <w:link w:val="Ttulo2"/>
    <w:uiPriority w:val="9"/>
    <w:rPr>
      <w:rFonts w:asciiTheme="majorHAnsi" w:eastAsiaTheme="majorEastAsia" w:hAnsiTheme="majorHAnsi" w:cstheme="majorBidi"/>
      <w:caps/>
      <w:spacing w:val="15"/>
      <w:shd w:val="clear" w:color="auto" w:fill="C9ECFC" w:themeFill="text2" w:themeFillTint="33"/>
    </w:rPr>
  </w:style>
  <w:style w:type="character" w:customStyle="1" w:styleId="Ttulo3Car">
    <w:name w:val="Título 3 Car"/>
    <w:basedOn w:val="Fuentedeprrafopredeter"/>
    <w:link w:val="Ttulo3"/>
    <w:uiPriority w:val="9"/>
    <w:rPr>
      <w:rFonts w:asciiTheme="majorHAnsi" w:eastAsiaTheme="majorEastAsia" w:hAnsiTheme="majorHAnsi" w:cstheme="majorBidi"/>
      <w:caps/>
      <w:color w:val="044D6E" w:themeColor="text2" w:themeShade="80"/>
      <w:spacing w:val="15"/>
    </w:rPr>
  </w:style>
  <w:style w:type="table" w:styleId="Tablaconcuadrcula">
    <w:name w:val="Table Grid"/>
    <w:basedOn w:val="Tablanormal"/>
    <w:uiPriority w:val="1"/>
    <w:pPr>
      <w:spacing w:after="0" w:line="240" w:lineRule="auto"/>
    </w:pPr>
    <w:tblPr>
      <w:tblInd w:w="0" w:type="dxa"/>
      <w:tblBorders>
        <w:top w:val="single" w:sz="4" w:space="0" w:color="2C2C2C" w:themeColor="text1"/>
        <w:left w:val="single" w:sz="4" w:space="0" w:color="2C2C2C" w:themeColor="text1"/>
        <w:bottom w:val="single" w:sz="4" w:space="0" w:color="2C2C2C" w:themeColor="text1"/>
        <w:right w:val="single" w:sz="4" w:space="0" w:color="2C2C2C" w:themeColor="text1"/>
        <w:insideH w:val="single" w:sz="4" w:space="0" w:color="2C2C2C" w:themeColor="text1"/>
        <w:insideV w:val="single" w:sz="4" w:space="0" w:color="2C2C2C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uesto">
    <w:name w:val="Title"/>
    <w:basedOn w:val="Normal"/>
    <w:link w:val="PuestoCar"/>
    <w:uiPriority w:val="1"/>
    <w:qFormat/>
    <w:rsid w:val="00A1310C"/>
    <w:pPr>
      <w:spacing w:before="0" w:after="0"/>
    </w:pPr>
    <w:rPr>
      <w:rFonts w:asciiTheme="majorHAnsi" w:eastAsiaTheme="majorEastAsia" w:hAnsiTheme="majorHAnsi" w:cstheme="majorBidi"/>
      <w:caps/>
      <w:color w:val="0673A5" w:themeColor="text2" w:themeShade="BF"/>
      <w:spacing w:val="10"/>
      <w:sz w:val="52"/>
      <w:szCs w:val="52"/>
    </w:rPr>
  </w:style>
  <w:style w:type="character" w:customStyle="1" w:styleId="PuestoCar">
    <w:name w:val="Puesto Car"/>
    <w:basedOn w:val="Fuentedeprrafopredeter"/>
    <w:link w:val="Puesto"/>
    <w:uiPriority w:val="1"/>
    <w:rsid w:val="00A1310C"/>
    <w:rPr>
      <w:rFonts w:asciiTheme="majorHAnsi" w:eastAsiaTheme="majorEastAsia" w:hAnsiTheme="majorHAnsi" w:cstheme="majorBidi"/>
      <w:caps/>
      <w:color w:val="0673A5" w:themeColor="text2" w:themeShade="BF"/>
      <w:spacing w:val="10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semiHidden/>
    <w:unhideWhenUsed/>
    <w:qFormat/>
    <w:rsid w:val="004E1AED"/>
    <w:pPr>
      <w:numPr>
        <w:ilvl w:val="1"/>
      </w:numPr>
      <w:spacing w:after="160"/>
    </w:pPr>
    <w:rPr>
      <w:color w:val="404040" w:themeColor="text1" w:themeTint="E6"/>
    </w:rPr>
  </w:style>
  <w:style w:type="character" w:customStyle="1" w:styleId="SubttuloCar">
    <w:name w:val="Subtítulo Car"/>
    <w:basedOn w:val="Fuentedeprrafopredeter"/>
    <w:link w:val="Subttulo"/>
    <w:uiPriority w:val="11"/>
    <w:semiHidden/>
    <w:rsid w:val="004E1AED"/>
    <w:rPr>
      <w:color w:val="404040" w:themeColor="text1" w:themeTint="E6"/>
    </w:rPr>
  </w:style>
  <w:style w:type="character" w:styleId="nfasisintenso">
    <w:name w:val="Intense Emphasis"/>
    <w:basedOn w:val="Fuentedeprrafopredeter"/>
    <w:uiPriority w:val="21"/>
    <w:semiHidden/>
    <w:unhideWhenUsed/>
    <w:qFormat/>
    <w:rsid w:val="004E1AED"/>
    <w:rPr>
      <w:i/>
      <w:iCs/>
      <w:color w:val="806000" w:themeColor="accent1" w:themeShade="80"/>
    </w:rPr>
  </w:style>
  <w:style w:type="paragraph" w:styleId="Citadestacada">
    <w:name w:val="Intense Quote"/>
    <w:basedOn w:val="Normal"/>
    <w:next w:val="Normal"/>
    <w:link w:val="CitadestacadaCar"/>
    <w:uiPriority w:val="30"/>
    <w:semiHidden/>
    <w:unhideWhenUsed/>
    <w:qFormat/>
    <w:rsid w:val="004E1AED"/>
    <w:pPr>
      <w:pBdr>
        <w:top w:val="single" w:sz="4" w:space="10" w:color="806000" w:themeColor="accent1" w:themeShade="80"/>
        <w:bottom w:val="single" w:sz="4" w:space="10" w:color="806000" w:themeColor="accent1" w:themeShade="80"/>
      </w:pBdr>
      <w:spacing w:before="360" w:after="360"/>
      <w:ind w:left="864" w:right="864"/>
      <w:jc w:val="center"/>
    </w:pPr>
    <w:rPr>
      <w:i/>
      <w:iCs/>
      <w:color w:val="806000" w:themeColor="accent1" w:themeShade="80"/>
    </w:rPr>
  </w:style>
  <w:style w:type="character" w:customStyle="1" w:styleId="CitadestacadaCar">
    <w:name w:val="Cita destacada Car"/>
    <w:basedOn w:val="Fuentedeprrafopredeter"/>
    <w:link w:val="Citadestacada"/>
    <w:uiPriority w:val="30"/>
    <w:semiHidden/>
    <w:rsid w:val="004E1AED"/>
    <w:rPr>
      <w:i/>
      <w:iCs/>
      <w:color w:val="806000" w:themeColor="accent1" w:themeShade="80"/>
    </w:rPr>
  </w:style>
  <w:style w:type="character" w:styleId="Referenciaintensa">
    <w:name w:val="Intense Reference"/>
    <w:basedOn w:val="Fuentedeprrafopredeter"/>
    <w:uiPriority w:val="32"/>
    <w:semiHidden/>
    <w:unhideWhenUsed/>
    <w:qFormat/>
    <w:rsid w:val="004E1AED"/>
    <w:rPr>
      <w:b/>
      <w:bCs/>
      <w:caps w:val="0"/>
      <w:smallCaps/>
      <w:color w:val="806000" w:themeColor="accent1" w:themeShade="80"/>
      <w:spacing w:val="5"/>
    </w:rPr>
  </w:style>
  <w:style w:type="character" w:customStyle="1" w:styleId="Ttulo4Car">
    <w:name w:val="Título 4 Car"/>
    <w:basedOn w:val="Fuentedeprrafopredeter"/>
    <w:link w:val="Ttulo4"/>
    <w:uiPriority w:val="9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Ttulo5Car">
    <w:name w:val="Título 5 Car"/>
    <w:basedOn w:val="Fuentedeprrafopredeter"/>
    <w:link w:val="Ttulo5"/>
    <w:uiPriority w:val="9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Ttulo6Car">
    <w:name w:val="Título 6 Car"/>
    <w:basedOn w:val="Fuentedeprrafopredeter"/>
    <w:link w:val="Ttulo6"/>
    <w:uiPriority w:val="9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Ttulo7Car">
    <w:name w:val="Título 7 Car"/>
    <w:basedOn w:val="Fuentedeprrafopredeter"/>
    <w:link w:val="Ttulo7"/>
    <w:uiPriority w:val="9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D47A97"/>
    <w:rPr>
      <w:rFonts w:asciiTheme="majorHAnsi" w:eastAsiaTheme="majorEastAsia" w:hAnsiTheme="majorHAnsi" w:cstheme="majorBidi"/>
      <w:caps/>
      <w:spacing w:val="10"/>
      <w:szCs w:val="1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D47A97"/>
    <w:rPr>
      <w:rFonts w:asciiTheme="majorHAnsi" w:eastAsiaTheme="majorEastAsia" w:hAnsiTheme="majorHAnsi" w:cstheme="majorBidi"/>
      <w:i/>
      <w:iCs/>
      <w:caps/>
      <w:spacing w:val="10"/>
      <w:szCs w:val="18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D47A97"/>
    <w:rPr>
      <w:b/>
      <w:bCs/>
      <w:color w:val="0673A5" w:themeColor="text2" w:themeShade="BF"/>
      <w:szCs w:val="16"/>
    </w:rPr>
  </w:style>
  <w:style w:type="paragraph" w:styleId="TtulodeTDC">
    <w:name w:val="TOC Heading"/>
    <w:basedOn w:val="Ttulo1"/>
    <w:next w:val="Normal"/>
    <w:uiPriority w:val="39"/>
    <w:semiHidden/>
    <w:unhideWhenUsed/>
    <w:qFormat/>
    <w:pPr>
      <w:outlineLvl w:val="9"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D47A97"/>
    <w:pPr>
      <w:spacing w:before="0" w:after="0" w:line="240" w:lineRule="auto"/>
    </w:pPr>
    <w:rPr>
      <w:rFonts w:ascii="Segoe UI" w:hAnsi="Segoe UI" w:cs="Segoe UI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47A97"/>
    <w:rPr>
      <w:rFonts w:ascii="Segoe UI" w:hAnsi="Segoe UI" w:cs="Segoe UI"/>
      <w:szCs w:val="18"/>
    </w:rPr>
  </w:style>
  <w:style w:type="paragraph" w:styleId="Textoindependiente3">
    <w:name w:val="Body Text 3"/>
    <w:basedOn w:val="Normal"/>
    <w:link w:val="Textoindependiente3Car"/>
    <w:uiPriority w:val="99"/>
    <w:semiHidden/>
    <w:unhideWhenUsed/>
    <w:rsid w:val="00D47A97"/>
    <w:pPr>
      <w:spacing w:after="120"/>
    </w:pPr>
    <w:rPr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semiHidden/>
    <w:rsid w:val="00D47A97"/>
    <w:rPr>
      <w:szCs w:val="16"/>
    </w:rPr>
  </w:style>
  <w:style w:type="paragraph" w:styleId="Sangra3detindependiente">
    <w:name w:val="Body Text Indent 3"/>
    <w:basedOn w:val="Normal"/>
    <w:link w:val="Sangra3detindependienteCar"/>
    <w:uiPriority w:val="99"/>
    <w:semiHidden/>
    <w:unhideWhenUsed/>
    <w:rsid w:val="00D47A97"/>
    <w:pPr>
      <w:spacing w:after="120"/>
      <w:ind w:left="360"/>
    </w:pPr>
    <w:rPr>
      <w:szCs w:val="16"/>
    </w:rPr>
  </w:style>
  <w:style w:type="character" w:customStyle="1" w:styleId="Sangra3detindependienteCar">
    <w:name w:val="Sangría 3 de t. independiente Car"/>
    <w:basedOn w:val="Fuentedeprrafopredeter"/>
    <w:link w:val="Sangra3detindependiente"/>
    <w:uiPriority w:val="99"/>
    <w:semiHidden/>
    <w:rsid w:val="00D47A97"/>
    <w:rPr>
      <w:szCs w:val="16"/>
    </w:rPr>
  </w:style>
  <w:style w:type="character" w:styleId="Refdecomentario">
    <w:name w:val="annotation reference"/>
    <w:basedOn w:val="Fuentedeprrafopredeter"/>
    <w:uiPriority w:val="99"/>
    <w:semiHidden/>
    <w:unhideWhenUsed/>
    <w:rsid w:val="00D47A97"/>
    <w:rPr>
      <w:sz w:val="22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D47A97"/>
    <w:pPr>
      <w:spacing w:line="240" w:lineRule="auto"/>
    </w:pPr>
    <w:rPr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D47A97"/>
    <w:rPr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D47A97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D47A97"/>
    <w:rPr>
      <w:b/>
      <w:bCs/>
      <w:szCs w:val="20"/>
    </w:rPr>
  </w:style>
  <w:style w:type="paragraph" w:styleId="Mapadeldocumento">
    <w:name w:val="Document Map"/>
    <w:basedOn w:val="Normal"/>
    <w:link w:val="MapadeldocumentoCar"/>
    <w:uiPriority w:val="99"/>
    <w:semiHidden/>
    <w:unhideWhenUsed/>
    <w:rsid w:val="00D47A97"/>
    <w:pPr>
      <w:spacing w:before="0" w:after="0" w:line="240" w:lineRule="auto"/>
    </w:pPr>
    <w:rPr>
      <w:rFonts w:ascii="Segoe UI" w:hAnsi="Segoe UI" w:cs="Segoe UI"/>
      <w:szCs w:val="16"/>
    </w:rPr>
  </w:style>
  <w:style w:type="character" w:customStyle="1" w:styleId="MapadeldocumentoCar">
    <w:name w:val="Mapa del documento Car"/>
    <w:basedOn w:val="Fuentedeprrafopredeter"/>
    <w:link w:val="Mapadeldocumento"/>
    <w:uiPriority w:val="99"/>
    <w:semiHidden/>
    <w:rsid w:val="00D47A97"/>
    <w:rPr>
      <w:rFonts w:ascii="Segoe UI" w:hAnsi="Segoe UI" w:cs="Segoe UI"/>
      <w:szCs w:val="16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D47A97"/>
    <w:pPr>
      <w:spacing w:before="0" w:after="0" w:line="240" w:lineRule="auto"/>
    </w:pPr>
    <w:rPr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D47A97"/>
    <w:rPr>
      <w:szCs w:val="20"/>
    </w:rPr>
  </w:style>
  <w:style w:type="paragraph" w:styleId="Remitedesobre">
    <w:name w:val="envelope return"/>
    <w:basedOn w:val="Normal"/>
    <w:uiPriority w:val="99"/>
    <w:semiHidden/>
    <w:unhideWhenUsed/>
    <w:rsid w:val="00D47A97"/>
    <w:pPr>
      <w:spacing w:before="0" w:after="0" w:line="240" w:lineRule="auto"/>
    </w:pPr>
    <w:rPr>
      <w:rFonts w:asciiTheme="majorHAnsi" w:eastAsiaTheme="majorEastAsia" w:hAnsiTheme="majorHAnsi" w:cstheme="majorBidi"/>
      <w:szCs w:val="20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D47A97"/>
    <w:pPr>
      <w:spacing w:before="0" w:after="0" w:line="240" w:lineRule="auto"/>
    </w:pPr>
    <w:rPr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D47A97"/>
    <w:rPr>
      <w:szCs w:val="20"/>
    </w:rPr>
  </w:style>
  <w:style w:type="character" w:styleId="CdigoHTML">
    <w:name w:val="HTML Code"/>
    <w:basedOn w:val="Fuentedeprrafopredeter"/>
    <w:uiPriority w:val="99"/>
    <w:semiHidden/>
    <w:unhideWhenUsed/>
    <w:rsid w:val="00D47A97"/>
    <w:rPr>
      <w:rFonts w:ascii="Consolas" w:hAnsi="Consolas"/>
      <w:sz w:val="22"/>
      <w:szCs w:val="20"/>
    </w:rPr>
  </w:style>
  <w:style w:type="character" w:styleId="TecladoHTML">
    <w:name w:val="HTML Keyboard"/>
    <w:basedOn w:val="Fuentedeprrafopredeter"/>
    <w:uiPriority w:val="99"/>
    <w:semiHidden/>
    <w:unhideWhenUsed/>
    <w:rsid w:val="00D47A97"/>
    <w:rPr>
      <w:rFonts w:ascii="Consolas" w:hAnsi="Consolas"/>
      <w:sz w:val="22"/>
      <w:szCs w:val="20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D47A97"/>
    <w:pPr>
      <w:spacing w:before="0" w:after="0" w:line="240" w:lineRule="auto"/>
    </w:pPr>
    <w:rPr>
      <w:rFonts w:ascii="Consolas" w:hAnsi="Consolas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D47A97"/>
    <w:rPr>
      <w:rFonts w:ascii="Consolas" w:hAnsi="Consolas"/>
      <w:szCs w:val="20"/>
    </w:rPr>
  </w:style>
  <w:style w:type="character" w:styleId="MquinadeescribirHTML">
    <w:name w:val="HTML Typewriter"/>
    <w:basedOn w:val="Fuentedeprrafopredeter"/>
    <w:uiPriority w:val="99"/>
    <w:semiHidden/>
    <w:unhideWhenUsed/>
    <w:rsid w:val="00D47A97"/>
    <w:rPr>
      <w:rFonts w:ascii="Consolas" w:hAnsi="Consolas"/>
      <w:sz w:val="22"/>
      <w:szCs w:val="20"/>
    </w:rPr>
  </w:style>
  <w:style w:type="paragraph" w:styleId="Textomacro">
    <w:name w:val="macro"/>
    <w:link w:val="TextomacroCar"/>
    <w:uiPriority w:val="99"/>
    <w:semiHidden/>
    <w:unhideWhenUsed/>
    <w:rsid w:val="00D47A97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TextomacroCar">
    <w:name w:val="Texto macro Car"/>
    <w:basedOn w:val="Fuentedeprrafopredeter"/>
    <w:link w:val="Textomacro"/>
    <w:uiPriority w:val="99"/>
    <w:semiHidden/>
    <w:rsid w:val="00D47A97"/>
    <w:rPr>
      <w:rFonts w:ascii="Consolas" w:hAnsi="Consolas"/>
      <w:szCs w:val="20"/>
    </w:rPr>
  </w:style>
  <w:style w:type="paragraph" w:styleId="Textosinformato">
    <w:name w:val="Plain Text"/>
    <w:basedOn w:val="Normal"/>
    <w:link w:val="TextosinformatoCar"/>
    <w:uiPriority w:val="99"/>
    <w:semiHidden/>
    <w:unhideWhenUsed/>
    <w:rsid w:val="00D47A97"/>
    <w:pPr>
      <w:spacing w:before="0" w:after="0" w:line="240" w:lineRule="auto"/>
    </w:pPr>
    <w:rPr>
      <w:rFonts w:ascii="Consolas" w:hAnsi="Consolas"/>
      <w:szCs w:val="21"/>
    </w:rPr>
  </w:style>
  <w:style w:type="character" w:customStyle="1" w:styleId="TextosinformatoCar">
    <w:name w:val="Texto sin formato Car"/>
    <w:basedOn w:val="Fuentedeprrafopredeter"/>
    <w:link w:val="Textosinformato"/>
    <w:uiPriority w:val="99"/>
    <w:semiHidden/>
    <w:rsid w:val="00D47A97"/>
    <w:rPr>
      <w:rFonts w:ascii="Consolas" w:hAnsi="Consolas"/>
      <w:szCs w:val="21"/>
    </w:rPr>
  </w:style>
  <w:style w:type="paragraph" w:styleId="Textodebloque">
    <w:name w:val="Block Text"/>
    <w:basedOn w:val="Normal"/>
    <w:uiPriority w:val="99"/>
    <w:semiHidden/>
    <w:unhideWhenUsed/>
    <w:rsid w:val="00A1310C"/>
    <w:pPr>
      <w:pBdr>
        <w:top w:val="single" w:sz="2" w:space="10" w:color="806000" w:themeColor="accent1" w:themeShade="80" w:shadow="1"/>
        <w:left w:val="single" w:sz="2" w:space="10" w:color="806000" w:themeColor="accent1" w:themeShade="80" w:shadow="1"/>
        <w:bottom w:val="single" w:sz="2" w:space="10" w:color="806000" w:themeColor="accent1" w:themeShade="80" w:shadow="1"/>
        <w:right w:val="single" w:sz="2" w:space="10" w:color="806000" w:themeColor="accent1" w:themeShade="80" w:shadow="1"/>
      </w:pBdr>
      <w:ind w:left="1152" w:right="1152"/>
    </w:pPr>
    <w:rPr>
      <w:i/>
      <w:iCs/>
      <w:color w:val="806000" w:themeColor="accent1" w:themeShade="80"/>
    </w:rPr>
  </w:style>
  <w:style w:type="character" w:styleId="Textodelmarcadordeposicin">
    <w:name w:val="Placeholder Text"/>
    <w:basedOn w:val="Fuentedeprrafopredeter"/>
    <w:uiPriority w:val="99"/>
    <w:semiHidden/>
    <w:rsid w:val="00A1310C"/>
    <w:rPr>
      <w:color w:val="3C3C3C" w:themeColor="background2" w:themeShade="40"/>
    </w:rPr>
  </w:style>
  <w:style w:type="paragraph" w:styleId="Encabezado">
    <w:name w:val="header"/>
    <w:basedOn w:val="Normal"/>
    <w:link w:val="EncabezadoCar"/>
    <w:uiPriority w:val="99"/>
    <w:unhideWhenUsed/>
    <w:rsid w:val="004E1AED"/>
    <w:pPr>
      <w:spacing w:before="0"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E1AED"/>
  </w:style>
  <w:style w:type="paragraph" w:styleId="Piedepgina">
    <w:name w:val="footer"/>
    <w:basedOn w:val="Normal"/>
    <w:link w:val="PiedepginaCar"/>
    <w:uiPriority w:val="99"/>
    <w:unhideWhenUsed/>
    <w:rsid w:val="004E1AED"/>
    <w:pPr>
      <w:spacing w:before="0"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E1AED"/>
  </w:style>
  <w:style w:type="paragraph" w:styleId="NormalWeb">
    <w:name w:val="Normal (Web)"/>
    <w:basedOn w:val="Normal"/>
    <w:uiPriority w:val="99"/>
    <w:unhideWhenUsed/>
    <w:rsid w:val="00D923B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MX" w:eastAsia="es-MX"/>
    </w:rPr>
  </w:style>
  <w:style w:type="character" w:styleId="Textoennegrita">
    <w:name w:val="Strong"/>
    <w:basedOn w:val="Fuentedeprrafopredeter"/>
    <w:uiPriority w:val="22"/>
    <w:qFormat/>
    <w:rsid w:val="00D923B6"/>
    <w:rPr>
      <w:b/>
      <w:bCs/>
    </w:rPr>
  </w:style>
  <w:style w:type="character" w:styleId="nfasis">
    <w:name w:val="Emphasis"/>
    <w:basedOn w:val="Fuentedeprrafopredeter"/>
    <w:uiPriority w:val="20"/>
    <w:qFormat/>
    <w:rsid w:val="00D923B6"/>
    <w:rPr>
      <w:i/>
      <w:iCs/>
    </w:rPr>
  </w:style>
  <w:style w:type="character" w:customStyle="1" w:styleId="hljs-keyword">
    <w:name w:val="hljs-keyword"/>
    <w:basedOn w:val="Fuentedeprrafopredeter"/>
    <w:rsid w:val="0050559A"/>
  </w:style>
  <w:style w:type="character" w:styleId="Hipervnculo">
    <w:name w:val="Hyperlink"/>
    <w:basedOn w:val="Fuentedeprrafopredeter"/>
    <w:uiPriority w:val="99"/>
    <w:semiHidden/>
    <w:unhideWhenUsed/>
    <w:rsid w:val="0050559A"/>
    <w:rPr>
      <w:color w:val="0000FF"/>
      <w:u w:val="single"/>
    </w:rPr>
  </w:style>
  <w:style w:type="character" w:customStyle="1" w:styleId="hljs-title">
    <w:name w:val="hljs-title"/>
    <w:basedOn w:val="Fuentedeprrafopredeter"/>
    <w:rsid w:val="00F960E9"/>
  </w:style>
  <w:style w:type="character" w:customStyle="1" w:styleId="hljs-builtin">
    <w:name w:val="hljs-built_in"/>
    <w:basedOn w:val="Fuentedeprrafopredeter"/>
    <w:rsid w:val="00F960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709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04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55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62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28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468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208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5296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0009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05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19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335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86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95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91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288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72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318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0524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035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59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560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69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726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910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655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463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772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1.png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yperlink" Target="https://github.com/sparragus/platzi-badges" TargetMode="External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create-react-app.dev/docs/getting-started" TargetMode="External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uis%20Martin\AppData\Roaming\Microsoft\Plantillas\Dise&#241;o%20con%20bandas%20(en%20blanco).dotx" TargetMode="Externa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4.jpeg"/></Relationships>
</file>

<file path=word/theme/theme1.xml><?xml version="1.0" encoding="utf-8"?>
<a:theme xmlns:a="http://schemas.openxmlformats.org/drawingml/2006/main" name="Banded">
  <a:themeElements>
    <a:clrScheme name="Banded">
      <a:dk1>
        <a:srgbClr val="2C2C2C"/>
      </a:dk1>
      <a:lt1>
        <a:srgbClr val="FFFFFF"/>
      </a:lt1>
      <a:dk2>
        <a:srgbClr val="099BDD"/>
      </a:dk2>
      <a:lt2>
        <a:srgbClr val="F2F2F2"/>
      </a:lt2>
      <a:accent1>
        <a:srgbClr val="FFC000"/>
      </a:accent1>
      <a:accent2>
        <a:srgbClr val="A5D028"/>
      </a:accent2>
      <a:accent3>
        <a:srgbClr val="08CC78"/>
      </a:accent3>
      <a:accent4>
        <a:srgbClr val="F24099"/>
      </a:accent4>
      <a:accent5>
        <a:srgbClr val="828288"/>
      </a:accent5>
      <a:accent6>
        <a:srgbClr val="F56617"/>
      </a:accent6>
      <a:hlink>
        <a:srgbClr val="005DBA"/>
      </a:hlink>
      <a:folHlink>
        <a:srgbClr val="6C606A"/>
      </a:folHlink>
    </a:clrScheme>
    <a:fontScheme name="Banded">
      <a:majorFont>
        <a:latin typeface="Corbel" panose="020B0503020204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orbel" panose="020B0503020204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Banded">
      <a:fillStyleLst>
        <a:solidFill>
          <a:schemeClr val="phClr"/>
        </a:solidFill>
        <a:gradFill rotWithShape="1">
          <a:gsLst>
            <a:gs pos="0">
              <a:schemeClr val="phClr">
                <a:tint val="65000"/>
                <a:satMod val="120000"/>
                <a:lumMod val="107000"/>
              </a:schemeClr>
            </a:gs>
            <a:gs pos="50000">
              <a:schemeClr val="phClr">
                <a:tint val="70000"/>
                <a:satMod val="124000"/>
                <a:lumMod val="103000"/>
              </a:schemeClr>
            </a:gs>
            <a:gs pos="100000">
              <a:schemeClr val="phClr">
                <a:tint val="85000"/>
                <a:satMod val="120000"/>
                <a:lum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85000"/>
                <a:shade val="98000"/>
                <a:satMod val="110000"/>
                <a:lumMod val="103000"/>
              </a:schemeClr>
            </a:gs>
            <a:gs pos="50000">
              <a:schemeClr val="phClr">
                <a:shade val="85000"/>
                <a:satMod val="105000"/>
                <a:lumMod val="100000"/>
              </a:schemeClr>
            </a:gs>
            <a:gs pos="100000">
              <a:schemeClr val="phClr">
                <a:shade val="60000"/>
                <a:satMod val="120000"/>
                <a:lumMod val="100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15875" dir="5400000" algn="ctr" rotWithShape="0">
              <a:srgbClr val="000000">
                <a:alpha val="68000"/>
              </a:srgbClr>
            </a:outerShdw>
          </a:effectLst>
        </a:effectStyle>
        <a:effectStyle>
          <a:effectLst>
            <a:outerShdw blurRad="88900" dist="2794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blipFill rotWithShape="1">
          <a:blip xmlns:r="http://schemas.openxmlformats.org/officeDocument/2006/relationships" r:embed="rId1">
            <a:duotone>
              <a:schemeClr val="phClr"/>
              <a:schemeClr val="phClr">
                <a:shade val="91000"/>
                <a:satMod val="105000"/>
              </a:schemeClr>
            </a:duotone>
          </a:blip>
          <a:tile tx="0" ty="0" sx="100000" sy="100000" flip="none" algn="tl"/>
        </a:blipFill>
        <a:gradFill rotWithShape="1">
          <a:gsLst>
            <a:gs pos="0">
              <a:schemeClr val="phClr">
                <a:tint val="100000"/>
                <a:shade val="0"/>
                <a:satMod val="100000"/>
              </a:schemeClr>
            </a:gs>
            <a:gs pos="100000">
              <a:schemeClr val="phClr">
                <a:shade val="100000"/>
                <a:satMod val="10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Banded" id="{98DFF888-2449-4D28-977C-6306C017633E}" vid="{9792607F-9579-4224-82FF-9C88C3E1E53D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EDDDB5EE6D98C44930B742096920B300400F5B6D36B3EF94B4E9A635CDF2A18F5B8" ma:contentTypeVersion="72" ma:contentTypeDescription="Create a new document." ma:contentTypeScope="" ma:versionID="a23e56308344d904b51738559c3d67c9">
  <xsd:schema xmlns:xsd="http://www.w3.org/2001/XMLSchema" xmlns:xs="http://www.w3.org/2001/XMLSchema" xmlns:p="http://schemas.microsoft.com/office/2006/metadata/properties" xmlns:ns2="4873beb7-5857-4685-be1f-d57550cc96cc" targetNamespace="http://schemas.microsoft.com/office/2006/metadata/properties" ma:root="true" ma:fieldsID="cd0908cc4600e77bf5da051303e00c8d" ns2:_="">
    <xsd:import namespace="4873beb7-5857-4685-be1f-d57550cc96cc"/>
    <xsd:element name="properties">
      <xsd:complexType>
        <xsd:sequence>
          <xsd:element name="documentManagement">
            <xsd:complexType>
              <xsd:all>
                <xsd:element ref="ns2:AcquiredFrom" minOccurs="0"/>
                <xsd:element ref="ns2:UACurrentWords" minOccurs="0"/>
                <xsd:element ref="ns2:TPApplication" minOccurs="0"/>
                <xsd:element ref="ns2:ApprovalLog" minOccurs="0"/>
                <xsd:element ref="ns2:ApprovalStatus" minOccurs="0"/>
                <xsd:element ref="ns2:AssetStart" minOccurs="0"/>
                <xsd:element ref="ns2:AssetExpire" minOccurs="0"/>
                <xsd:element ref="ns2:AssetId" minOccurs="0"/>
                <xsd:element ref="ns2:IsSearchable" minOccurs="0"/>
                <xsd:element ref="ns2:AssetType" minOccurs="0"/>
                <xsd:element ref="ns2:APAuthor" minOccurs="0"/>
                <xsd:element ref="ns2:AverageRating" minOccurs="0"/>
                <xsd:element ref="ns2:BlockPublish" minOccurs="0"/>
                <xsd:element ref="ns2:BugNumber" minOccurs="0"/>
                <xsd:element ref="ns2:CampaignTagsTaxHTField0" minOccurs="0"/>
                <xsd:element ref="ns2:TPClientViewer" minOccurs="0"/>
                <xsd:element ref="ns2:ClipArtFilename" minOccurs="0"/>
                <xsd:element ref="ns2:TPCommandLine" minOccurs="0"/>
                <xsd:element ref="ns2:TPComponent" minOccurs="0"/>
                <xsd:element ref="ns2:ContentItem" minOccurs="0"/>
                <xsd:element ref="ns2:CrawlForDependencies" minOccurs="0"/>
                <xsd:element ref="ns2:CSXHash" minOccurs="0"/>
                <xsd:element ref="ns2:CSXSubmissionMarket" minOccurs="0"/>
                <xsd:element ref="ns2:CSXUpdate" minOccurs="0"/>
                <xsd:element ref="ns2:IntlLangReviewDate" minOccurs="0"/>
                <xsd:element ref="ns2:IsDeleted" minOccurs="0"/>
                <xsd:element ref="ns2:APDescription" minOccurs="0"/>
                <xsd:element ref="ns2:DirectSourceMarket" minOccurs="0"/>
                <xsd:element ref="ns2:Downloads" minOccurs="0"/>
                <xsd:element ref="ns2:DSATActionTaken" minOccurs="0"/>
                <xsd:element ref="ns2:APEditor" minOccurs="0"/>
                <xsd:element ref="ns2:EditorialStatus" minOccurs="0"/>
                <xsd:element ref="ns2:EditorialTags" minOccurs="0"/>
                <xsd:element ref="ns2:TPExecutable" minOccurs="0"/>
                <xsd:element ref="ns2:FeatureTagsTaxHTField0" minOccurs="0"/>
                <xsd:element ref="ns2:TPFriendlyName" minOccurs="0"/>
                <xsd:element ref="ns2:FriendlyTitle" minOccurs="0"/>
                <xsd:element ref="ns2:PrimaryImageGen" minOccurs="0"/>
                <xsd:element ref="ns2:HandoffToMSDN" minOccurs="0"/>
                <xsd:element ref="ns2:InProjectListLookup" minOccurs="0"/>
                <xsd:element ref="ns2:TPInstallLocation" minOccurs="0"/>
                <xsd:element ref="ns2:InternalTagsTaxHTField0" minOccurs="0"/>
                <xsd:element ref="ns2:IntlLangReview" minOccurs="0"/>
                <xsd:element ref="ns2:IntlLangReviewer" minOccurs="0"/>
                <xsd:element ref="ns2:MarketSpecific" minOccurs="0"/>
                <xsd:element ref="ns2:LastCompleteVersionLookup" minOccurs="0"/>
                <xsd:element ref="ns2:LastHandOff" minOccurs="0"/>
                <xsd:element ref="ns2:LastModifiedDateTime" minOccurs="0"/>
                <xsd:element ref="ns2:LastPreviewErrorLookup" minOccurs="0"/>
                <xsd:element ref="ns2:LastPreviewResultLookup" minOccurs="0"/>
                <xsd:element ref="ns2:LastPreviewAttemptDateLookup" minOccurs="0"/>
                <xsd:element ref="ns2:LastPreviewedByLookup" minOccurs="0"/>
                <xsd:element ref="ns2:LastPreviewTimeLookup" minOccurs="0"/>
                <xsd:element ref="ns2:LastPreviewVersionLookup" minOccurs="0"/>
                <xsd:element ref="ns2:LastPublishErrorLookup" minOccurs="0"/>
                <xsd:element ref="ns2:LastPublishResultLookup" minOccurs="0"/>
                <xsd:element ref="ns2:LastPublishAttemptDateLookup" minOccurs="0"/>
                <xsd:element ref="ns2:LastPublishedByLookup" minOccurs="0"/>
                <xsd:element ref="ns2:LastPublishTimeLookup" minOccurs="0"/>
                <xsd:element ref="ns2:LastPublishVersionLookup" minOccurs="0"/>
                <xsd:element ref="ns2:TPLaunchHelpLinkType" minOccurs="0"/>
                <xsd:element ref="ns2:LegacyData" minOccurs="0"/>
                <xsd:element ref="ns2:TPLaunchHelpLink" minOccurs="0"/>
                <xsd:element ref="ns2:LocComments" minOccurs="0"/>
                <xsd:element ref="ns2:LocLastLocAttemptVersionLookup" minOccurs="0"/>
                <xsd:element ref="ns2:LocLastLocAttemptVersionTypeLookup" minOccurs="0"/>
                <xsd:element ref="ns2:LocManualTestRequired" minOccurs="0"/>
                <xsd:element ref="ns2:LocMarketGroupTiers2" minOccurs="0"/>
                <xsd:element ref="ns2:LocNewPublishedVersionLookup" minOccurs="0"/>
                <xsd:element ref="ns2:LocOverallHandbackStatusLookup" minOccurs="0"/>
                <xsd:element ref="ns2:LocOverallLocStatusLookup" minOccurs="0"/>
                <xsd:element ref="ns2:LocOverallPreviewStatusLookup" minOccurs="0"/>
                <xsd:element ref="ns2:LocOverallPublishStatusLookup" minOccurs="0"/>
                <xsd:element ref="ns2:IntlLocPriority" minOccurs="0"/>
                <xsd:element ref="ns2:LocProcessedForHandoffsLookup" minOccurs="0"/>
                <xsd:element ref="ns2:LocProcessedForMarketsLookup" minOccurs="0"/>
                <xsd:element ref="ns2:LocPublishedDependentAssetsLookup" minOccurs="0"/>
                <xsd:element ref="ns2:LocPublishedLinkedAssetsLookup" minOccurs="0"/>
                <xsd:element ref="ns2:LocRecommendedHandoff" minOccurs="0"/>
                <xsd:element ref="ns2:LocalizationTagsTaxHTField0" minOccurs="0"/>
                <xsd:element ref="ns2:MachineTranslated" minOccurs="0"/>
                <xsd:element ref="ns2:Manager" minOccurs="0"/>
                <xsd:element ref="ns2:Markets" minOccurs="0"/>
                <xsd:element ref="ns2:Milestone" minOccurs="0"/>
                <xsd:element ref="ns2:TPNamespace" minOccurs="0"/>
                <xsd:element ref="ns2:NumericId" minOccurs="0"/>
                <xsd:element ref="ns2:NumOfRatingsLookup" minOccurs="0"/>
                <xsd:element ref="ns2:OOCacheId" minOccurs="0"/>
                <xsd:element ref="ns2:OpenTemplate" minOccurs="0"/>
                <xsd:element ref="ns2:OriginAsset" minOccurs="0"/>
                <xsd:element ref="ns2:OriginalRelease" minOccurs="0"/>
                <xsd:element ref="ns2:OriginalSourceMarket" minOccurs="0"/>
                <xsd:element ref="ns2:OutputCachingOn" minOccurs="0"/>
                <xsd:element ref="ns2:ParentAssetId" minOccurs="0"/>
                <xsd:element ref="ns2:PlannedPubDate" minOccurs="0"/>
                <xsd:element ref="ns2:PolicheckWords" minOccurs="0"/>
                <xsd:element ref="ns2:BusinessGroup" minOccurs="0"/>
                <xsd:element ref="ns2:UAProjectedTotalWords" minOccurs="0"/>
                <xsd:element ref="ns2:Provider" minOccurs="0"/>
                <xsd:element ref="ns2:Providers" minOccurs="0"/>
                <xsd:element ref="ns2:PublishStatusLookup" minOccurs="0"/>
                <xsd:element ref="ns2:PublishTargets" minOccurs="0"/>
                <xsd:element ref="ns2:RecommendationsModifier" minOccurs="0"/>
                <xsd:element ref="ns2:ArtSampleDocs" minOccurs="0"/>
                <xsd:element ref="ns2:ScenarioTagsTaxHTField0" minOccurs="0"/>
                <xsd:element ref="ns2:ShowIn" minOccurs="0"/>
                <xsd:element ref="ns2:SourceTitle" minOccurs="0"/>
                <xsd:element ref="ns2:CSXSubmissionDate" minOccurs="0"/>
                <xsd:element ref="ns2:SubmitterId" minOccurs="0"/>
                <xsd:element ref="ns2:TaxCatchAll" minOccurs="0"/>
                <xsd:element ref="ns2:TaxCatchAllLabel" minOccurs="0"/>
                <xsd:element ref="ns2:TemplateStatus" minOccurs="0"/>
                <xsd:element ref="ns2:TemplateTemplateType" minOccurs="0"/>
                <xsd:element ref="ns2:ThumbnailAssetId" minOccurs="0"/>
                <xsd:element ref="ns2:TimesCloned" minOccurs="0"/>
                <xsd:element ref="ns2:TrustLevel" minOccurs="0"/>
                <xsd:element ref="ns2:UALocComments" minOccurs="0"/>
                <xsd:element ref="ns2:UALocRecommendation" minOccurs="0"/>
                <xsd:element ref="ns2:UANotes" minOccurs="0"/>
                <xsd:element ref="ns2:TPAppVersion" minOccurs="0"/>
                <xsd:element ref="ns2:VoteCoun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73beb7-5857-4685-be1f-d57550cc96cc" elementFormDefault="qualified">
    <xsd:import namespace="http://schemas.microsoft.com/office/2006/documentManagement/types"/>
    <xsd:import namespace="http://schemas.microsoft.com/office/infopath/2007/PartnerControls"/>
    <xsd:element name="AcquiredFrom" ma:index="1" nillable="true" ma:displayName="Acquired From" ma:default="Internal MS" ma:internalName="AcquiredFrom" ma:readOnly="false">
      <xsd:simpleType>
        <xsd:restriction base="dms:Choice">
          <xsd:enumeration value="Internal MS"/>
          <xsd:enumeration value="Community"/>
          <xsd:enumeration value="MVP"/>
          <xsd:enumeration value="Publisher"/>
          <xsd:enumeration value="Partner"/>
          <xsd:enumeration value="None"/>
        </xsd:restriction>
      </xsd:simpleType>
    </xsd:element>
    <xsd:element name="UACurrentWords" ma:index="2" nillable="true" ma:displayName="Actual Word Count" ma:default="" ma:internalName="UACurrentWords" ma:readOnly="false">
      <xsd:simpleType>
        <xsd:restriction base="dms:Unknown"/>
      </xsd:simpleType>
    </xsd:element>
    <xsd:element name="TPApplication" ma:index="3" nillable="true" ma:displayName="Application to Open Template With" ma:default="" ma:internalName="TPApplication">
      <xsd:simpleType>
        <xsd:restriction base="dms:Text"/>
      </xsd:simpleType>
    </xsd:element>
    <xsd:element name="ApprovalLog" ma:index="4" nillable="true" ma:displayName="Approval Log" ma:default="" ma:hidden="true" ma:internalName="ApprovalLog" ma:readOnly="false">
      <xsd:simpleType>
        <xsd:restriction base="dms:Note"/>
      </xsd:simpleType>
    </xsd:element>
    <xsd:element name="ApprovalStatus" ma:index="5" nillable="true" ma:displayName="Approval Status" ma:default="InProgress" ma:internalName="ApprovalStatus" ma:readOnly="false">
      <xsd:simpleType>
        <xsd:restriction base="dms:Choice">
          <xsd:enumeration value="InProgress"/>
          <xsd:enumeration value="Rejected"/>
          <xsd:enumeration value="Questionable"/>
          <xsd:enumeration value="ApprovedAutomatic"/>
          <xsd:enumeration value="ApprovedManual"/>
          <xsd:enumeration value="On Hold"/>
          <xsd:enumeration value="Needs Review"/>
          <xsd:enumeration value="A Violation"/>
          <xsd:enumeration value="Unpublished Violation"/>
        </xsd:restriction>
      </xsd:simpleType>
    </xsd:element>
    <xsd:element name="AssetStart" ma:index="6" nillable="true" ma:displayName="Asset Begin Date" ma:default="[Today]" ma:internalName="AssetStart" ma:readOnly="false">
      <xsd:simpleType>
        <xsd:restriction base="dms:DateTime"/>
      </xsd:simpleType>
    </xsd:element>
    <xsd:element name="AssetExpire" ma:index="7" nillable="true" ma:displayName="Asset End Date" ma:default="2029-01-01T08:00:00Z" ma:format="DateTime" ma:internalName="AssetExpire" ma:readOnly="false">
      <xsd:simpleType>
        <xsd:restriction base="dms:DateTime"/>
      </xsd:simpleType>
    </xsd:element>
    <xsd:element name="AssetId" ma:index="8" nillable="true" ma:displayName="Asset ID" ma:default="" ma:indexed="true" ma:internalName="AssetId" ma:readOnly="false">
      <xsd:simpleType>
        <xsd:restriction base="dms:Text">
          <xsd:maxLength value="255"/>
        </xsd:restriction>
      </xsd:simpleType>
    </xsd:element>
    <xsd:element name="IsSearchable" ma:index="9" nillable="true" ma:displayName="Asset Searchable?" ma:default="true" ma:internalName="IsSearchable" ma:readOnly="false">
      <xsd:simpleType>
        <xsd:restriction base="dms:Boolean"/>
      </xsd:simpleType>
    </xsd:element>
    <xsd:element name="AssetType" ma:index="10" nillable="true" ma:displayName="Asset Type" ma:default="" ma:internalName="AssetType" ma:readOnly="false">
      <xsd:simpleType>
        <xsd:restriction base="dms:Unknown"/>
      </xsd:simpleType>
    </xsd:element>
    <xsd:element name="APAuthor" ma:index="11" nillable="true" ma:displayName="Author" ma:default="" ma:list="UserInfo" ma:internalName="APAuth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AverageRating" ma:index="12" nillable="true" ma:displayName="Average Rating" ma:internalName="AverageRating" ma:readOnly="false">
      <xsd:simpleType>
        <xsd:restriction base="dms:Text"/>
      </xsd:simpleType>
    </xsd:element>
    <xsd:element name="BlockPublish" ma:index="13" nillable="true" ma:displayName="Block from Publishing?" ma:default="" ma:internalName="BlockPublish" ma:readOnly="false">
      <xsd:simpleType>
        <xsd:restriction base="dms:Boolean"/>
      </xsd:simpleType>
    </xsd:element>
    <xsd:element name="BugNumber" ma:index="14" nillable="true" ma:displayName="Bug Number" ma:default="" ma:internalName="BugNumber" ma:readOnly="false">
      <xsd:simpleType>
        <xsd:restriction base="dms:Text"/>
      </xsd:simpleType>
    </xsd:element>
    <xsd:element name="CampaignTagsTaxHTField0" ma:index="16" nillable="true" ma:taxonomy="true" ma:internalName="CampaignTagsTaxHTField0" ma:taxonomyFieldName="CampaignTags" ma:displayName="Campaigns" ma:readOnly="false" ma:default="" ma:fieldId="{1df42cc3-2301-4f11-a52a-6ead923c29ed}" ma:taxonomyMulti="true" ma:sspId="8f79753a-75d3-41f5-8ca3-40b843941b4f" ma:termSetId="ca0e50d4-faa1-44ce-961e-bb1441c60e6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ClientViewer" ma:index="17" nillable="true" ma:displayName="Client Viewer" ma:default="" ma:internalName="TPClientViewer">
      <xsd:simpleType>
        <xsd:restriction base="dms:Text"/>
      </xsd:simpleType>
    </xsd:element>
    <xsd:element name="ClipArtFilename" ma:index="18" nillable="true" ma:displayName="Clip Art Name" ma:default="" ma:internalName="ClipArtFilename" ma:readOnly="false">
      <xsd:simpleType>
        <xsd:restriction base="dms:Text"/>
      </xsd:simpleType>
    </xsd:element>
    <xsd:element name="TPCommandLine" ma:index="19" nillable="true" ma:displayName="Command Line" ma:default="" ma:internalName="TPCommandLine">
      <xsd:simpleType>
        <xsd:restriction base="dms:Text"/>
      </xsd:simpleType>
    </xsd:element>
    <xsd:element name="TPComponent" ma:index="20" nillable="true" ma:displayName="Component" ma:default="" ma:internalName="TPComponent">
      <xsd:simpleType>
        <xsd:restriction base="dms:Text"/>
      </xsd:simpleType>
    </xsd:element>
    <xsd:element name="ContentItem" ma:index="21" nillable="true" ma:displayName="Content Item" ma:default="" ma:hidden="true" ma:internalName="ContentItem" ma:readOnly="false">
      <xsd:simpleType>
        <xsd:restriction base="dms:Unknown"/>
      </xsd:simpleType>
    </xsd:element>
    <xsd:element name="CrawlForDependencies" ma:index="23" nillable="true" ma:displayName="Crawl for Dependencies?" ma:default="true" ma:internalName="CrawlForDependencies" ma:readOnly="false">
      <xsd:simpleType>
        <xsd:restriction base="dms:Boolean"/>
      </xsd:simpleType>
    </xsd:element>
    <xsd:element name="CSXHash" ma:index="26" nillable="true" ma:displayName="CSX Hash" ma:default="" ma:indexed="true" ma:internalName="CSXHash" ma:readOnly="false">
      <xsd:simpleType>
        <xsd:restriction base="dms:Text"/>
      </xsd:simpleType>
    </xsd:element>
    <xsd:element name="CSXSubmissionMarket" ma:index="27" nillable="true" ma:displayName="CSX Submission Market" ma:default="" ma:list="{2FBD1B11-2ACE-4FDC-B5A3-635D4ADF6F1B}" ma:internalName="CSXSubmissionMarket" ma:readOnly="false" ma:showField="MarketName" ma:web="4873beb7-5857-4685-be1f-d57550cc96cc">
      <xsd:simpleType>
        <xsd:restriction base="dms:Lookup"/>
      </xsd:simpleType>
    </xsd:element>
    <xsd:element name="CSXUpdate" ma:index="28" nillable="true" ma:displayName="CSX Updated?" ma:default="false" ma:internalName="CSXUpdate" ma:readOnly="false">
      <xsd:simpleType>
        <xsd:restriction base="dms:Boolean"/>
      </xsd:simpleType>
    </xsd:element>
    <xsd:element name="IntlLangReviewDate" ma:index="29" nillable="true" ma:displayName="Date to Complete Intl QA" ma:default="" ma:internalName="IntlLangReviewDate" ma:readOnly="false">
      <xsd:simpleType>
        <xsd:restriction base="dms:DateTime"/>
      </xsd:simpleType>
    </xsd:element>
    <xsd:element name="IsDeleted" ma:index="30" nillable="true" ma:displayName="Deleted?" ma:default="" ma:internalName="IsDeleted" ma:readOnly="false">
      <xsd:simpleType>
        <xsd:restriction base="dms:Boolean"/>
      </xsd:simpleType>
    </xsd:element>
    <xsd:element name="APDescription" ma:index="31" nillable="true" ma:displayName="Description" ma:default="" ma:internalName="APDescription" ma:readOnly="false">
      <xsd:simpleType>
        <xsd:restriction base="dms:Note"/>
      </xsd:simpleType>
    </xsd:element>
    <xsd:element name="DirectSourceMarket" ma:index="32" nillable="true" ma:displayName="Direct Source Market Group" ma:default="" ma:internalName="DirectSourceMarket" ma:readOnly="false">
      <xsd:simpleType>
        <xsd:restriction base="dms:Text"/>
      </xsd:simpleType>
    </xsd:element>
    <xsd:element name="Downloads" ma:index="33" nillable="true" ma:displayName="Downloads" ma:default="0" ma:hidden="true" ma:internalName="Downloads" ma:readOnly="false">
      <xsd:simpleType>
        <xsd:restriction base="dms:Unknown"/>
      </xsd:simpleType>
    </xsd:element>
    <xsd:element name="DSATActionTaken" ma:index="34" nillable="true" ma:displayName="DSAT Action Taken" ma:default="" ma:internalName="DSATActionTaken" ma:readOnly="false">
      <xsd:simpleType>
        <xsd:restriction base="dms:Choice">
          <xsd:enumeration value="Best Bets"/>
          <xsd:enumeration value="Expire"/>
          <xsd:enumeration value="Hide"/>
          <xsd:enumeration value="None"/>
        </xsd:restriction>
      </xsd:simpleType>
    </xsd:element>
    <xsd:element name="APEditor" ma:index="35" nillable="true" ma:displayName="Editor" ma:default="" ma:list="UserInfo" ma:internalName="APEdit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EditorialStatus" ma:index="36" nillable="true" ma:displayName="Editorial Status" ma:default="" ma:internalName="EditorialStatus" ma:readOnly="false">
      <xsd:simpleType>
        <xsd:restriction base="dms:Unknown"/>
      </xsd:simpleType>
    </xsd:element>
    <xsd:element name="EditorialTags" ma:index="37" nillable="true" ma:displayName="Editorial Tags" ma:default="" ma:internalName="EditorialTags">
      <xsd:simpleType>
        <xsd:restriction base="dms:Unknown"/>
      </xsd:simpleType>
    </xsd:element>
    <xsd:element name="TPExecutable" ma:index="38" nillable="true" ma:displayName="Executable" ma:default="" ma:internalName="TPExecutable">
      <xsd:simpleType>
        <xsd:restriction base="dms:Text"/>
      </xsd:simpleType>
    </xsd:element>
    <xsd:element name="FeatureTagsTaxHTField0" ma:index="40" nillable="true" ma:taxonomy="true" ma:internalName="FeatureTagsTaxHTField0" ma:taxonomyFieldName="FeatureTags" ma:displayName="Features" ma:readOnly="false" ma:default="" ma:fieldId="{7fc0d542-15c6-4882-a8e3-13bca44403fb}" ma:taxonomyMulti="true" ma:sspId="8f79753a-75d3-41f5-8ca3-40b843941b4f" ma:termSetId="f1ab6845-967d-4854-a0ba-4ec07f0f811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FriendlyName" ma:index="41" nillable="true" ma:displayName="Friendly Name" ma:default="" ma:internalName="TPFriendlyName">
      <xsd:simpleType>
        <xsd:restriction base="dms:Text"/>
      </xsd:simpleType>
    </xsd:element>
    <xsd:element name="FriendlyTitle" ma:index="42" nillable="true" ma:displayName="Friendly Title" ma:default="" ma:description="Shorter title to be used when displaying search results" ma:internalName="FriendlyTitle" ma:readOnly="false">
      <xsd:simpleType>
        <xsd:restriction base="dms:Text"/>
      </xsd:simpleType>
    </xsd:element>
    <xsd:element name="PrimaryImageGen" ma:index="43" nillable="true" ma:displayName="Generate Images?" ma:default="true" ma:internalName="PrimaryImageGen">
      <xsd:simpleType>
        <xsd:restriction base="dms:Boolean"/>
      </xsd:simpleType>
    </xsd:element>
    <xsd:element name="HandoffToMSDN" ma:index="44" nillable="true" ma:displayName="Handoff To MSDN Date" ma:default="" ma:internalName="HandoffToMSDN" ma:readOnly="false">
      <xsd:simpleType>
        <xsd:restriction base="dms:DateTime"/>
      </xsd:simpleType>
    </xsd:element>
    <xsd:element name="InProjectListLookup" ma:index="45" nillable="true" ma:displayName="InProjectListLookup" ma:list="{9E343742-310B-4684-A24C-1D137CB4B230}" ma:internalName="InProjectListLookup" ma:readOnly="true" ma:showField="InProjectLis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InstallLocation" ma:index="46" nillable="true" ma:displayName="Install Location" ma:default="" ma:internalName="TPInstallLocation">
      <xsd:simpleType>
        <xsd:restriction base="dms:Text"/>
      </xsd:simpleType>
    </xsd:element>
    <xsd:element name="InternalTagsTaxHTField0" ma:index="48" nillable="true" ma:taxonomy="true" ma:internalName="InternalTagsTaxHTField0" ma:taxonomyFieldName="InternalTags" ma:displayName="Internal Tags" ma:readOnly="false" ma:default="" ma:fieldId="{1490b8a4-2706-41ec-b5e3-73176dccf34e}" ma:taxonomyMulti="true" ma:sspId="8f79753a-75d3-41f5-8ca3-40b843941b4f" ma:termSetId="82b6639e-f7fc-4c18-ad2d-003a6e707765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IntlLangReview" ma:index="49" nillable="true" ma:displayName="Intl Lang QA Review Required?" ma:default="" ma:internalName="IntlLangReview" ma:readOnly="false">
      <xsd:simpleType>
        <xsd:restriction base="dms:Boolean"/>
      </xsd:simpleType>
    </xsd:element>
    <xsd:element name="IntlLangReviewer" ma:index="50" nillable="true" ma:displayName="Intl Lang QA Reviewer" ma:default="" ma:internalName="IntlLangReviewer" ma:readOnly="false">
      <xsd:simpleType>
        <xsd:restriction base="dms:Text"/>
      </xsd:simpleType>
    </xsd:element>
    <xsd:element name="MarketSpecific" ma:index="51" nillable="true" ma:displayName="Is Market Specific?" ma:default="" ma:internalName="MarketSpecific" ma:readOnly="false">
      <xsd:simpleType>
        <xsd:restriction base="dms:Boolean"/>
      </xsd:simpleType>
    </xsd:element>
    <xsd:element name="LastCompleteVersionLookup" ma:index="52" nillable="true" ma:displayName="Last Complete Version Lookup" ma:default="" ma:list="{9E343742-310B-4684-A24C-1D137CB4B230}" ma:internalName="LastCompleteVersionLookup" ma:readOnly="true" ma:showField="LastComplete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HandOff" ma:index="53" nillable="true" ma:displayName="Last Hand-off" ma:default="" ma:internalName="LastHandOff" ma:readOnly="false">
      <xsd:simpleType>
        <xsd:restriction base="dms:DateTime"/>
      </xsd:simpleType>
    </xsd:element>
    <xsd:element name="LastModifiedDateTime" ma:index="54" nillable="true" ma:displayName="Last Modified Date" ma:default="" ma:internalName="LastModifiedDateTime" ma:readOnly="false">
      <xsd:simpleType>
        <xsd:restriction base="dms:DateTime"/>
      </xsd:simpleType>
    </xsd:element>
    <xsd:element name="LastPreviewErrorLookup" ma:index="55" nillable="true" ma:displayName="Last Preview Attempt Error" ma:default="" ma:list="{9E343742-310B-4684-A24C-1D137CB4B230}" ma:internalName="LastPreviewErrorLookup" ma:readOnly="true" ma:showField="LastPreview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ResultLookup" ma:index="56" nillable="true" ma:displayName="Last Preview Attempt Result" ma:default="" ma:list="{9E343742-310B-4684-A24C-1D137CB4B230}" ma:internalName="LastPreviewResultLookup" ma:readOnly="true" ma:showField="LastPreview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AttemptDateLookup" ma:index="57" nillable="true" ma:displayName="Last Preview Attempted On" ma:default="" ma:list="{9E343742-310B-4684-A24C-1D137CB4B230}" ma:internalName="LastPreviewAttemptDateLookup" ma:readOnly="true" ma:showField="LastPreview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edByLookup" ma:index="58" nillable="true" ma:displayName="Last Previewed By" ma:default="" ma:list="{9E343742-310B-4684-A24C-1D137CB4B230}" ma:internalName="LastPreviewedByLookup" ma:readOnly="true" ma:showField="LastPreview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TimeLookup" ma:index="59" nillable="true" ma:displayName="Last Previewed Date" ma:default="" ma:list="{9E343742-310B-4684-A24C-1D137CB4B230}" ma:internalName="LastPreviewTimeLookup" ma:readOnly="true" ma:showField="LastPreview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VersionLookup" ma:index="60" nillable="true" ma:displayName="Last Previewed Version" ma:default="" ma:list="{9E343742-310B-4684-A24C-1D137CB4B230}" ma:internalName="LastPreviewVersionLookup" ma:readOnly="true" ma:showField="LastPreview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rrorLookup" ma:index="61" nillable="true" ma:displayName="Last Publish Attempt Error" ma:default="" ma:list="{9E343742-310B-4684-A24C-1D137CB4B230}" ma:internalName="LastPublishErrorLookup" ma:readOnly="true" ma:showField="LastPublish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ResultLookup" ma:index="62" nillable="true" ma:displayName="Last Publish Attempt Result" ma:default="" ma:list="{9E343742-310B-4684-A24C-1D137CB4B230}" ma:internalName="LastPublishResultLookup" ma:readOnly="true" ma:showField="LastPublish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AttemptDateLookup" ma:index="63" nillable="true" ma:displayName="Last Publish Attempted On" ma:default="" ma:list="{9E343742-310B-4684-A24C-1D137CB4B230}" ma:internalName="LastPublishAttemptDateLookup" ma:readOnly="true" ma:showField="LastPublish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dByLookup" ma:index="64" nillable="true" ma:displayName="Last Published By" ma:default="" ma:list="{9E343742-310B-4684-A24C-1D137CB4B230}" ma:internalName="LastPublishedByLookup" ma:readOnly="true" ma:showField="LastPublish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TimeLookup" ma:index="65" nillable="true" ma:displayName="Last Published Date" ma:default="" ma:list="{9E343742-310B-4684-A24C-1D137CB4B230}" ma:internalName="LastPublishTimeLookup" ma:readOnly="true" ma:showField="LastPublish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VersionLookup" ma:index="66" nillable="true" ma:displayName="Last Published Version" ma:default="" ma:list="{9E343742-310B-4684-A24C-1D137CB4B230}" ma:internalName="LastPublishVersionLookup" ma:readOnly="true" ma:showField="LastPublish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LaunchHelpLinkType" ma:index="67" nillable="true" ma:displayName="Launch Help Link Type" ma:default="Template" ma:internalName="TPLaunchHelpLinkType">
      <xsd:simpleType>
        <xsd:restriction base="dms:Choice">
          <xsd:enumeration value="Template"/>
          <xsd:enumeration value="Training"/>
          <xsd:enumeration value="URL"/>
          <xsd:enumeration value="None"/>
        </xsd:restriction>
      </xsd:simpleType>
    </xsd:element>
    <xsd:element name="LegacyData" ma:index="68" nillable="true" ma:displayName="Legacy Data" ma:default="" ma:internalName="LegacyData" ma:readOnly="false">
      <xsd:simpleType>
        <xsd:restriction base="dms:Note"/>
      </xsd:simpleType>
    </xsd:element>
    <xsd:element name="TPLaunchHelpLink" ma:index="69" nillable="true" ma:displayName="Link to Launch Help Topic" ma:default="" ma:internalName="TPLaunchHelpLink">
      <xsd:simpleType>
        <xsd:restriction base="dms:Text"/>
      </xsd:simpleType>
    </xsd:element>
    <xsd:element name="LocComments" ma:index="70" nillable="true" ma:displayName="Loc Approval Comments" ma:default="" ma:internalName="LocComments" ma:readOnly="false">
      <xsd:simpleType>
        <xsd:restriction base="dms:Note"/>
      </xsd:simpleType>
    </xsd:element>
    <xsd:element name="LocLastLocAttemptVersionLookup" ma:index="71" nillable="true" ma:displayName="Loc Last Loc Attempt Version" ma:default="" ma:list="{7DD1DCEC-E449-43D3-891F-7DC62F62AD21}" ma:internalName="LocLastLocAttemptVersionLookup" ma:readOnly="false" ma:showField="LastLocAttemptVersion" ma:web="4873beb7-5857-4685-be1f-d57550cc96cc">
      <xsd:simpleType>
        <xsd:restriction base="dms:Lookup"/>
      </xsd:simpleType>
    </xsd:element>
    <xsd:element name="LocLastLocAttemptVersionTypeLookup" ma:index="72" nillable="true" ma:displayName="Loc Last Loc Attempt Version Type" ma:default="" ma:list="{7DD1DCEC-E449-43D3-891F-7DC62F62AD21}" ma:internalName="LocLastLocAttemptVersionTypeLookup" ma:readOnly="true" ma:showField="LastLocAttemptVersionType" ma:web="4873beb7-5857-4685-be1f-d57550cc96cc">
      <xsd:simpleType>
        <xsd:restriction base="dms:Lookup"/>
      </xsd:simpleType>
    </xsd:element>
    <xsd:element name="LocManualTestRequired" ma:index="73" nillable="true" ma:displayName="Loc Manual Test Required" ma:default="" ma:internalName="LocManualTestRequired" ma:readOnly="false">
      <xsd:simpleType>
        <xsd:restriction base="dms:Boolean"/>
      </xsd:simpleType>
    </xsd:element>
    <xsd:element name="LocMarketGroupTiers2" ma:index="74" nillable="true" ma:displayName="Loc Market Group Tiers" ma:internalName="LocMarketGroupTiers2" ma:readOnly="false">
      <xsd:simpleType>
        <xsd:restriction base="dms:Unknown"/>
      </xsd:simpleType>
    </xsd:element>
    <xsd:element name="LocNewPublishedVersionLookup" ma:index="75" nillable="true" ma:displayName="Loc New Published Version Lookup" ma:default="" ma:list="{7DD1DCEC-E449-43D3-891F-7DC62F62AD21}" ma:internalName="LocNewPublishedVersionLookup" ma:readOnly="true" ma:showField="NewPublishedVersion" ma:web="4873beb7-5857-4685-be1f-d57550cc96cc">
      <xsd:simpleType>
        <xsd:restriction base="dms:Lookup"/>
      </xsd:simpleType>
    </xsd:element>
    <xsd:element name="LocOverallHandbackStatusLookup" ma:index="76" nillable="true" ma:displayName="Loc Overall Handback Status" ma:default="" ma:list="{7DD1DCEC-E449-43D3-891F-7DC62F62AD21}" ma:internalName="LocOverallHandbackStatusLookup" ma:readOnly="true" ma:showField="OverallHandbackStatus" ma:web="4873beb7-5857-4685-be1f-d57550cc96cc">
      <xsd:simpleType>
        <xsd:restriction base="dms:Lookup"/>
      </xsd:simpleType>
    </xsd:element>
    <xsd:element name="LocOverallLocStatusLookup" ma:index="77" nillable="true" ma:displayName="Loc Overall Localize Status" ma:default="" ma:list="{7DD1DCEC-E449-43D3-891F-7DC62F62AD21}" ma:internalName="LocOverallLocStatusLookup" ma:readOnly="true" ma:showField="OverallLocStatus" ma:web="4873beb7-5857-4685-be1f-d57550cc96cc">
      <xsd:simpleType>
        <xsd:restriction base="dms:Lookup"/>
      </xsd:simpleType>
    </xsd:element>
    <xsd:element name="LocOverallPreviewStatusLookup" ma:index="78" nillable="true" ma:displayName="Loc Overall Preview Status" ma:default="" ma:list="{7DD1DCEC-E449-43D3-891F-7DC62F62AD21}" ma:internalName="LocOverallPreviewStatusLookup" ma:readOnly="true" ma:showField="OverallPreviewStatus" ma:web="4873beb7-5857-4685-be1f-d57550cc96cc">
      <xsd:simpleType>
        <xsd:restriction base="dms:Lookup"/>
      </xsd:simpleType>
    </xsd:element>
    <xsd:element name="LocOverallPublishStatusLookup" ma:index="79" nillable="true" ma:displayName="Loc Overall Publish Status" ma:default="" ma:list="{7DD1DCEC-E449-43D3-891F-7DC62F62AD21}" ma:internalName="LocOverallPublishStatusLookup" ma:readOnly="true" ma:showField="OverallPublishStatus" ma:web="4873beb7-5857-4685-be1f-d57550cc96cc">
      <xsd:simpleType>
        <xsd:restriction base="dms:Lookup"/>
      </xsd:simpleType>
    </xsd:element>
    <xsd:element name="IntlLocPriority" ma:index="80" nillable="true" ma:displayName="Loc Priority" ma:default="" ma:internalName="IntlLocPriority" ma:readOnly="false">
      <xsd:simpleType>
        <xsd:restriction base="dms:Unknown"/>
      </xsd:simpleType>
    </xsd:element>
    <xsd:element name="LocProcessedForHandoffsLookup" ma:index="81" nillable="true" ma:displayName="Loc Processed For Handoffs" ma:default="" ma:list="{7DD1DCEC-E449-43D3-891F-7DC62F62AD21}" ma:internalName="LocProcessedForHandoffsLookup" ma:readOnly="true" ma:showField="ProcessedForHandoffs" ma:web="4873beb7-5857-4685-be1f-d57550cc96cc">
      <xsd:simpleType>
        <xsd:restriction base="dms:Lookup"/>
      </xsd:simpleType>
    </xsd:element>
    <xsd:element name="LocProcessedForMarketsLookup" ma:index="82" nillable="true" ma:displayName="Loc Processed For Markets" ma:default="" ma:list="{7DD1DCEC-E449-43D3-891F-7DC62F62AD21}" ma:internalName="LocProcessedForMarketsLookup" ma:readOnly="true" ma:showField="ProcessedForMarkets" ma:web="4873beb7-5857-4685-be1f-d57550cc96cc">
      <xsd:simpleType>
        <xsd:restriction base="dms:Lookup"/>
      </xsd:simpleType>
    </xsd:element>
    <xsd:element name="LocPublishedDependentAssetsLookup" ma:index="83" nillable="true" ma:displayName="Loc Published Dependent Assets" ma:default="" ma:list="{7DD1DCEC-E449-43D3-891F-7DC62F62AD21}" ma:internalName="LocPublishedDependentAssetsLookup" ma:readOnly="true" ma:showField="PublishedDependentAssets" ma:web="4873beb7-5857-4685-be1f-d57550cc96cc">
      <xsd:simpleType>
        <xsd:restriction base="dms:Lookup"/>
      </xsd:simpleType>
    </xsd:element>
    <xsd:element name="LocPublishedLinkedAssetsLookup" ma:index="84" nillable="true" ma:displayName="Loc Published Linked Assets" ma:default="" ma:list="{7DD1DCEC-E449-43D3-891F-7DC62F62AD21}" ma:internalName="LocPublishedLinkedAssetsLookup" ma:readOnly="true" ma:showField="PublishedLinkedAssets" ma:web="4873beb7-5857-4685-be1f-d57550cc96cc">
      <xsd:simpleType>
        <xsd:restriction base="dms:Lookup"/>
      </xsd:simpleType>
    </xsd:element>
    <xsd:element name="LocRecommendedHandoff" ma:index="85" nillable="true" ma:displayName="Loc Recommended Handoff" ma:default="" ma:indexed="true" ma:internalName="LocRecommendedHandoff" ma:readOnly="false">
      <xsd:simpleType>
        <xsd:restriction base="dms:Text"/>
      </xsd:simpleType>
    </xsd:element>
    <xsd:element name="LocalizationTagsTaxHTField0" ma:index="87" nillable="true" ma:taxonomy="true" ma:internalName="LocalizationTagsTaxHTField0" ma:taxonomyFieldName="LocalizationTags" ma:displayName="Localization Tags" ma:readOnly="false" ma:default="" ma:fieldId="{00f02cb3-2c7c-424a-9c61-10e9b6878429}" ma:taxonomyMulti="true" ma:sspId="8f79753a-75d3-41f5-8ca3-40b843941b4f" ma:termSetId="5b7703a5-8e8b-4b58-8b31-1cea35331da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achineTranslated" ma:index="88" nillable="true" ma:displayName="Machine Translated" ma:default="" ma:internalName="MachineTranslated" ma:readOnly="false">
      <xsd:simpleType>
        <xsd:restriction base="dms:Boolean"/>
      </xsd:simpleType>
    </xsd:element>
    <xsd:element name="Manager" ma:index="89" nillable="true" ma:displayName="Manager" ma:hidden="true" ma:internalName="Manager" ma:readOnly="false">
      <xsd:simpleType>
        <xsd:restriction base="dms:Text"/>
      </xsd:simpleType>
    </xsd:element>
    <xsd:element name="Markets" ma:index="90" nillable="true" ma:displayName="Markets" ma:default="" ma:description="Leave blank to show in all markets" ma:list="{2FBD1B11-2ACE-4FDC-B5A3-635D4ADF6F1B}" ma:internalName="Markets" ma:readOnly="false" ma:showField="MarketNa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Milestone" ma:index="91" nillable="true" ma:displayName="Milestone" ma:default="" ma:internalName="Milestone" ma:readOnly="false">
      <xsd:simpleType>
        <xsd:restriction base="dms:Unknown"/>
      </xsd:simpleType>
    </xsd:element>
    <xsd:element name="TPNamespace" ma:index="94" nillable="true" ma:displayName="Namespace" ma:default="" ma:internalName="TPNamespace">
      <xsd:simpleType>
        <xsd:restriction base="dms:Text"/>
      </xsd:simpleType>
    </xsd:element>
    <xsd:element name="NumericId" ma:index="95" nillable="true" ma:displayName="Numeric ID" ma:default="" ma:indexed="true" ma:internalName="NumericId" ma:readOnly="false">
      <xsd:simpleType>
        <xsd:restriction base="dms:Number"/>
      </xsd:simpleType>
    </xsd:element>
    <xsd:element name="NumOfRatingsLookup" ma:index="96" nillable="true" ma:displayName="NumOfRatings" ma:default="" ma:list="{9E343742-310B-4684-A24C-1D137CB4B230}" ma:internalName="NumOfRatingsLookup" ma:readOnly="true" ma:showField="NumOfRating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OOCacheId" ma:index="97" nillable="true" ma:displayName="OOCacheId" ma:internalName="OOCacheId" ma:readOnly="false">
      <xsd:simpleType>
        <xsd:restriction base="dms:Text"/>
      </xsd:simpleType>
    </xsd:element>
    <xsd:element name="OpenTemplate" ma:index="98" nillable="true" ma:displayName="Open Template" ma:default="true" ma:internalName="OpenTemplate">
      <xsd:simpleType>
        <xsd:restriction base="dms:Boolean"/>
      </xsd:simpleType>
    </xsd:element>
    <xsd:element name="OriginAsset" ma:index="99" nillable="true" ma:displayName="Origin Asset" ma:default="" ma:internalName="OriginAsset" ma:readOnly="false">
      <xsd:simpleType>
        <xsd:restriction base="dms:Text"/>
      </xsd:simpleType>
    </xsd:element>
    <xsd:element name="OriginalRelease" ma:index="100" nillable="true" ma:displayName="Original Release" ma:default="15" ma:internalName="OriginalRelease" ma:readOnly="false">
      <xsd:simpleType>
        <xsd:restriction base="dms:Choice">
          <xsd:enumeration value="14"/>
          <xsd:enumeration value="15"/>
          <xsd:enumeration value="16"/>
        </xsd:restriction>
      </xsd:simpleType>
    </xsd:element>
    <xsd:element name="OriginalSourceMarket" ma:index="101" nillable="true" ma:displayName="Original Source Market Group" ma:default="" ma:internalName="OriginalSourceMarket" ma:readOnly="false">
      <xsd:simpleType>
        <xsd:restriction base="dms:Text"/>
      </xsd:simpleType>
    </xsd:element>
    <xsd:element name="OutputCachingOn" ma:index="102" nillable="true" ma:displayName="Output Caching" ma:default="true" ma:hidden="true" ma:internalName="OutputCachingOn" ma:readOnly="false">
      <xsd:simpleType>
        <xsd:restriction base="dms:Boolean"/>
      </xsd:simpleType>
    </xsd:element>
    <xsd:element name="ParentAssetId" ma:index="103" nillable="true" ma:displayName="Parent Asset Id" ma:default="" ma:internalName="ParentAssetId" ma:readOnly="false">
      <xsd:simpleType>
        <xsd:restriction base="dms:Text"/>
      </xsd:simpleType>
    </xsd:element>
    <xsd:element name="PlannedPubDate" ma:index="104" nillable="true" ma:displayName="Planned Publish Date" ma:default="" ma:indexed="true" ma:internalName="PlannedPubDate" ma:readOnly="false">
      <xsd:simpleType>
        <xsd:restriction base="dms:DateTime"/>
      </xsd:simpleType>
    </xsd:element>
    <xsd:element name="PolicheckWords" ma:index="105" nillable="true" ma:displayName="Policheck Words" ma:default="" ma:internalName="PolicheckWords" ma:readOnly="false">
      <xsd:simpleType>
        <xsd:restriction base="dms:Text"/>
      </xsd:simpleType>
    </xsd:element>
    <xsd:element name="BusinessGroup" ma:index="106" nillable="true" ma:displayName="Product Division Owner" ma:default="" ma:internalName="BusinessGroup" ma:readOnly="false">
      <xsd:simpleType>
        <xsd:restriction base="dms:Unknown"/>
      </xsd:simpleType>
    </xsd:element>
    <xsd:element name="UAProjectedTotalWords" ma:index="107" nillable="true" ma:displayName="Projected Word Count" ma:default="" ma:internalName="UAProjectedTotalWords" ma:readOnly="false">
      <xsd:simpleType>
        <xsd:restriction base="dms:Unknown"/>
      </xsd:simpleType>
    </xsd:element>
    <xsd:element name="Provider" ma:index="108" nillable="true" ma:displayName="Provider" ma:default="" ma:internalName="Provider" ma:readOnly="false">
      <xsd:simpleType>
        <xsd:restriction base="dms:Unknown"/>
      </xsd:simpleType>
    </xsd:element>
    <xsd:element name="Providers" ma:index="109" nillable="true" ma:displayName="Providers" ma:default="" ma:internalName="Providers">
      <xsd:simpleType>
        <xsd:restriction base="dms:Unknown"/>
      </xsd:simpleType>
    </xsd:element>
    <xsd:element name="PublishStatusLookup" ma:index="110" nillable="true" ma:displayName="Publish Status" ma:default="" ma:list="{9E343742-310B-4684-A24C-1D137CB4B230}" ma:internalName="PublishStatusLookup" ma:readOnly="false" ma:showField="PublishStatu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PublishTargets" ma:index="111" nillable="true" ma:displayName="Publish Target" ma:default="OfficeOnlineVNext" ma:internalName="PublishTargets" ma:readOnly="false">
      <xsd:simpleType>
        <xsd:restriction base="dms:Unknown"/>
      </xsd:simpleType>
    </xsd:element>
    <xsd:element name="RecommendationsModifier" ma:index="112" nillable="true" ma:displayName="Recommendations Modifier" ma:default="" ma:internalName="RecommendationsModifier" ma:readOnly="false">
      <xsd:simpleType>
        <xsd:restriction base="dms:Number"/>
      </xsd:simpleType>
    </xsd:element>
    <xsd:element name="ArtSampleDocs" ma:index="113" nillable="true" ma:displayName="Sample Docs" ma:default="" ma:hidden="true" ma:internalName="ArtSampleDocs" ma:readOnly="false">
      <xsd:simpleType>
        <xsd:restriction base="dms:Text"/>
      </xsd:simpleType>
    </xsd:element>
    <xsd:element name="ScenarioTagsTaxHTField0" ma:index="115" nillable="true" ma:taxonomy="true" ma:internalName="ScenarioTagsTaxHTField0" ma:taxonomyFieldName="ScenarioTags" ma:displayName="Scenarios" ma:readOnly="false" ma:default="" ma:fieldId="{93aef74d-6c78-4815-8310-51477dceeccc}" ma:taxonomyMulti="true" ma:sspId="8f79753a-75d3-41f5-8ca3-40b843941b4f" ma:termSetId="4b7d5f16-e2f2-4fc0-bab3-6e8b931e57d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owIn" ma:index="117" nillable="true" ma:displayName="Show In" ma:default="Show everywhere" ma:internalName="ShowIn" ma:readOnly="false">
      <xsd:simpleType>
        <xsd:restriction base="dms:Choice">
          <xsd:enumeration value="Hide on web"/>
          <xsd:enumeration value="On Web no search"/>
          <xsd:enumeration value="Show everywhere"/>
          <xsd:enumeration value="Special use only"/>
        </xsd:restriction>
      </xsd:simpleType>
    </xsd:element>
    <xsd:element name="SourceTitle" ma:index="118" nillable="true" ma:displayName="Source Title" ma:default="" ma:indexed="true" ma:internalName="SourceTitle" ma:readOnly="false">
      <xsd:simpleType>
        <xsd:restriction base="dms:Text"/>
      </xsd:simpleType>
    </xsd:element>
    <xsd:element name="CSXSubmissionDate" ma:index="119" nillable="true" ma:displayName="Submission Date" ma:default="" ma:internalName="CSXSubmissionDate" ma:readOnly="false">
      <xsd:simpleType>
        <xsd:restriction base="dms:DateTime"/>
      </xsd:simpleType>
    </xsd:element>
    <xsd:element name="SubmitterId" ma:index="120" nillable="true" ma:displayName="Submitter ID" ma:default="" ma:internalName="SubmitterId" ma:readOnly="false">
      <xsd:simpleType>
        <xsd:restriction base="dms:Text"/>
      </xsd:simpleType>
    </xsd:element>
    <xsd:element name="TaxCatchAll" ma:index="121" nillable="true" ma:displayName="Taxonomy Catch All Column" ma:hidden="true" ma:list="{530f955b-6704-4601-bd83-f81d87f1e440}" ma:internalName="TaxCatchAll" ma:showField="CatchAllData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22" nillable="true" ma:displayName="Taxonomy Catch All Column1" ma:hidden="true" ma:list="{530f955b-6704-4601-bd83-f81d87f1e440}" ma:internalName="TaxCatchAllLabel" ma:readOnly="true" ma:showField="CatchAllDataLabel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emplateStatus" ma:index="123" nillable="true" ma:displayName="Template Status" ma:default="" ma:internalName="TemplateStatus">
      <xsd:simpleType>
        <xsd:restriction base="dms:Unknown"/>
      </xsd:simpleType>
    </xsd:element>
    <xsd:element name="TemplateTemplateType" ma:index="124" nillable="true" ma:displayName="Template Type" ma:default="" ma:internalName="TemplateTemplateType">
      <xsd:simpleType>
        <xsd:restriction base="dms:Unknown"/>
      </xsd:simpleType>
    </xsd:element>
    <xsd:element name="ThumbnailAssetId" ma:index="125" nillable="true" ma:displayName="Thumbnail Image Asset" ma:default="" ma:internalName="ThumbnailAssetId" ma:readOnly="false">
      <xsd:simpleType>
        <xsd:restriction base="dms:Text"/>
      </xsd:simpleType>
    </xsd:element>
    <xsd:element name="TimesCloned" ma:index="126" nillable="true" ma:displayName="Times Cloned" ma:default="" ma:internalName="TimesCloned" ma:readOnly="false">
      <xsd:simpleType>
        <xsd:restriction base="dms:Number"/>
      </xsd:simpleType>
    </xsd:element>
    <xsd:element name="TrustLevel" ma:index="128" nillable="true" ma:displayName="Trust Level" ma:default="1 Microsoft Managed Content" ma:internalName="TrustLevel" ma:readOnly="false">
      <xsd:simpleType>
        <xsd:restriction base="dms:Unknown"/>
      </xsd:simpleType>
    </xsd:element>
    <xsd:element name="UALocComments" ma:index="129" nillable="true" ma:displayName="UA Loc Comments" ma:default="" ma:internalName="UALocComments" ma:readOnly="false">
      <xsd:simpleType>
        <xsd:restriction base="dms:Note"/>
      </xsd:simpleType>
    </xsd:element>
    <xsd:element name="UALocRecommendation" ma:index="130" nillable="true" ma:displayName="UA Loc Recommendation" ma:default="Localize" ma:internalName="UALocRecommendation" ma:readOnly="false">
      <xsd:simpleType>
        <xsd:restriction base="dms:Choice">
          <xsd:enumeration value="Localize"/>
          <xsd:enumeration value="Never Localize"/>
          <xsd:enumeration value="Priority Localize"/>
        </xsd:restriction>
      </xsd:simpleType>
    </xsd:element>
    <xsd:element name="UANotes" ma:index="131" nillable="true" ma:displayName="UA Notes" ma:default="" ma:internalName="UANotes" ma:readOnly="false">
      <xsd:simpleType>
        <xsd:restriction base="dms:Note"/>
      </xsd:simpleType>
    </xsd:element>
    <xsd:element name="TPAppVersion" ma:index="132" nillable="true" ma:displayName="Version" ma:default="" ma:internalName="TPAppVersion">
      <xsd:simpleType>
        <xsd:restriction base="dms:Text"/>
      </xsd:simpleType>
    </xsd:element>
    <xsd:element name="VoteCount" ma:index="133" nillable="true" ma:displayName="Vote Count" ma:default="" ma:internalName="VoteCount" ma:readOnly="fals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2" ma:displayName="Content Type"/>
        <xsd:element ref="dc:title" minOccurs="0" maxOccurs="1" ma:index="127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APDescription xmlns="4873beb7-5857-4685-be1f-d57550cc96cc" xsi:nil="true"/>
    <AssetExpire xmlns="4873beb7-5857-4685-be1f-d57550cc96cc">2029-01-01T08:00:00+00:00</AssetExpire>
    <CampaignTagsTaxHTField0 xmlns="4873beb7-5857-4685-be1f-d57550cc96cc">
      <Terms xmlns="http://schemas.microsoft.com/office/infopath/2007/PartnerControls"/>
    </CampaignTagsTaxHTField0>
    <IntlLangReviewDate xmlns="4873beb7-5857-4685-be1f-d57550cc96cc" xsi:nil="true"/>
    <TPFriendlyName xmlns="4873beb7-5857-4685-be1f-d57550cc96cc" xsi:nil="true"/>
    <IntlLangReview xmlns="4873beb7-5857-4685-be1f-d57550cc96cc">false</IntlLangReview>
    <LocLastLocAttemptVersionLookup xmlns="4873beb7-5857-4685-be1f-d57550cc96cc">864570</LocLastLocAttemptVersionLookup>
    <PolicheckWords xmlns="4873beb7-5857-4685-be1f-d57550cc96cc" xsi:nil="true"/>
    <SubmitterId xmlns="4873beb7-5857-4685-be1f-d57550cc96cc" xsi:nil="true"/>
    <AcquiredFrom xmlns="4873beb7-5857-4685-be1f-d57550cc96cc">Internal MS</AcquiredFrom>
    <EditorialStatus xmlns="4873beb7-5857-4685-be1f-d57550cc96cc">Complete</EditorialStatus>
    <Markets xmlns="4873beb7-5857-4685-be1f-d57550cc96cc"/>
    <OriginAsset xmlns="4873beb7-5857-4685-be1f-d57550cc96cc" xsi:nil="true"/>
    <AssetStart xmlns="4873beb7-5857-4685-be1f-d57550cc96cc">2012-11-01T04:53:00+00:00</AssetStart>
    <FriendlyTitle xmlns="4873beb7-5857-4685-be1f-d57550cc96cc" xsi:nil="true"/>
    <MarketSpecific xmlns="4873beb7-5857-4685-be1f-d57550cc96cc">false</MarketSpecific>
    <TPNamespace xmlns="4873beb7-5857-4685-be1f-d57550cc96cc" xsi:nil="true"/>
    <PublishStatusLookup xmlns="4873beb7-5857-4685-be1f-d57550cc96cc">
      <Value>1655138</Value>
    </PublishStatusLookup>
    <APAuthor xmlns="4873beb7-5857-4685-be1f-d57550cc96cc">
      <UserInfo>
        <DisplayName>MIDDLEEAST\v-keerth</DisplayName>
        <AccountId>2799</AccountId>
        <AccountType/>
      </UserInfo>
    </APAuthor>
    <TPCommandLine xmlns="4873beb7-5857-4685-be1f-d57550cc96cc" xsi:nil="true"/>
    <IntlLangReviewer xmlns="4873beb7-5857-4685-be1f-d57550cc96cc" xsi:nil="true"/>
    <OpenTemplate xmlns="4873beb7-5857-4685-be1f-d57550cc96cc">true</OpenTemplate>
    <CSXSubmissionDate xmlns="4873beb7-5857-4685-be1f-d57550cc96cc" xsi:nil="true"/>
    <TaxCatchAll xmlns="4873beb7-5857-4685-be1f-d57550cc96cc"/>
    <Manager xmlns="4873beb7-5857-4685-be1f-d57550cc96cc" xsi:nil="true"/>
    <NumericId xmlns="4873beb7-5857-4685-be1f-d57550cc96cc" xsi:nil="true"/>
    <ParentAssetId xmlns="4873beb7-5857-4685-be1f-d57550cc96cc" xsi:nil="true"/>
    <OriginalSourceMarket xmlns="4873beb7-5857-4685-be1f-d57550cc96cc" xsi:nil="true"/>
    <ApprovalStatus xmlns="4873beb7-5857-4685-be1f-d57550cc96cc">InProgress</ApprovalStatus>
    <TPComponent xmlns="4873beb7-5857-4685-be1f-d57550cc96cc" xsi:nil="true"/>
    <EditorialTags xmlns="4873beb7-5857-4685-be1f-d57550cc96cc" xsi:nil="true"/>
    <TPExecutable xmlns="4873beb7-5857-4685-be1f-d57550cc96cc" xsi:nil="true"/>
    <TPLaunchHelpLink xmlns="4873beb7-5857-4685-be1f-d57550cc96cc" xsi:nil="true"/>
    <LocComments xmlns="4873beb7-5857-4685-be1f-d57550cc96cc" xsi:nil="true"/>
    <LocRecommendedHandoff xmlns="4873beb7-5857-4685-be1f-d57550cc96cc" xsi:nil="true"/>
    <SourceTitle xmlns="4873beb7-5857-4685-be1f-d57550cc96cc" xsi:nil="true"/>
    <CSXUpdate xmlns="4873beb7-5857-4685-be1f-d57550cc96cc">false</CSXUpdate>
    <IntlLocPriority xmlns="4873beb7-5857-4685-be1f-d57550cc96cc" xsi:nil="true"/>
    <UAProjectedTotalWords xmlns="4873beb7-5857-4685-be1f-d57550cc96cc" xsi:nil="true"/>
    <AssetType xmlns="4873beb7-5857-4685-be1f-d57550cc96cc">TP</AssetType>
    <MachineTranslated xmlns="4873beb7-5857-4685-be1f-d57550cc96cc">false</MachineTranslated>
    <OutputCachingOn xmlns="4873beb7-5857-4685-be1f-d57550cc96cc">false</OutputCachingOn>
    <TemplateStatus xmlns="4873beb7-5857-4685-be1f-d57550cc96cc">Complete</TemplateStatus>
    <IsSearchable xmlns="4873beb7-5857-4685-be1f-d57550cc96cc">true</IsSearchable>
    <ContentItem xmlns="4873beb7-5857-4685-be1f-d57550cc96cc" xsi:nil="true"/>
    <HandoffToMSDN xmlns="4873beb7-5857-4685-be1f-d57550cc96cc" xsi:nil="true"/>
    <ShowIn xmlns="4873beb7-5857-4685-be1f-d57550cc96cc">Show everywhere</ShowIn>
    <ThumbnailAssetId xmlns="4873beb7-5857-4685-be1f-d57550cc96cc" xsi:nil="true"/>
    <UALocComments xmlns="4873beb7-5857-4685-be1f-d57550cc96cc" xsi:nil="true"/>
    <UALocRecommendation xmlns="4873beb7-5857-4685-be1f-d57550cc96cc">Localize</UALocRecommendation>
    <LastModifiedDateTime xmlns="4873beb7-5857-4685-be1f-d57550cc96cc" xsi:nil="true"/>
    <LegacyData xmlns="4873beb7-5857-4685-be1f-d57550cc96cc" xsi:nil="true"/>
    <LocManualTestRequired xmlns="4873beb7-5857-4685-be1f-d57550cc96cc">false</LocManualTestRequired>
    <LocMarketGroupTiers2 xmlns="4873beb7-5857-4685-be1f-d57550cc96cc" xsi:nil="true"/>
    <ClipArtFilename xmlns="4873beb7-5857-4685-be1f-d57550cc96cc" xsi:nil="true"/>
    <TPApplication xmlns="4873beb7-5857-4685-be1f-d57550cc96cc" xsi:nil="true"/>
    <CSXHash xmlns="4873beb7-5857-4685-be1f-d57550cc96cc" xsi:nil="true"/>
    <DirectSourceMarket xmlns="4873beb7-5857-4685-be1f-d57550cc96cc" xsi:nil="true"/>
    <PrimaryImageGen xmlns="4873beb7-5857-4685-be1f-d57550cc96cc">true</PrimaryImageGen>
    <PlannedPubDate xmlns="4873beb7-5857-4685-be1f-d57550cc96cc" xsi:nil="true"/>
    <CSXSubmissionMarket xmlns="4873beb7-5857-4685-be1f-d57550cc96cc" xsi:nil="true"/>
    <Downloads xmlns="4873beb7-5857-4685-be1f-d57550cc96cc">0</Downloads>
    <ArtSampleDocs xmlns="4873beb7-5857-4685-be1f-d57550cc96cc" xsi:nil="true"/>
    <TrustLevel xmlns="4873beb7-5857-4685-be1f-d57550cc96cc">1 Microsoft Managed Content</TrustLevel>
    <BlockPublish xmlns="4873beb7-5857-4685-be1f-d57550cc96cc">false</BlockPublish>
    <TPLaunchHelpLinkType xmlns="4873beb7-5857-4685-be1f-d57550cc96cc">Template</TPLaunchHelpLinkType>
    <LocalizationTagsTaxHTField0 xmlns="4873beb7-5857-4685-be1f-d57550cc96cc">
      <Terms xmlns="http://schemas.microsoft.com/office/infopath/2007/PartnerControls"/>
    </LocalizationTagsTaxHTField0>
    <BusinessGroup xmlns="4873beb7-5857-4685-be1f-d57550cc96cc" xsi:nil="true"/>
    <Providers xmlns="4873beb7-5857-4685-be1f-d57550cc96cc" xsi:nil="true"/>
    <TemplateTemplateType xmlns="4873beb7-5857-4685-be1f-d57550cc96cc">Word Document Template</TemplateTemplateType>
    <TimesCloned xmlns="4873beb7-5857-4685-be1f-d57550cc96cc" xsi:nil="true"/>
    <TPAppVersion xmlns="4873beb7-5857-4685-be1f-d57550cc96cc" xsi:nil="true"/>
    <VoteCount xmlns="4873beb7-5857-4685-be1f-d57550cc96cc" xsi:nil="true"/>
    <AverageRating xmlns="4873beb7-5857-4685-be1f-d57550cc96cc" xsi:nil="true"/>
    <FeatureTagsTaxHTField0 xmlns="4873beb7-5857-4685-be1f-d57550cc96cc">
      <Terms xmlns="http://schemas.microsoft.com/office/infopath/2007/PartnerControls"/>
    </FeatureTagsTaxHTField0>
    <Provider xmlns="4873beb7-5857-4685-be1f-d57550cc96cc" xsi:nil="true"/>
    <UACurrentWords xmlns="4873beb7-5857-4685-be1f-d57550cc96cc" xsi:nil="true"/>
    <AssetId xmlns="4873beb7-5857-4685-be1f-d57550cc96cc">TP103749966</AssetId>
    <TPClientViewer xmlns="4873beb7-5857-4685-be1f-d57550cc96cc" xsi:nil="true"/>
    <DSATActionTaken xmlns="4873beb7-5857-4685-be1f-d57550cc96cc" xsi:nil="true"/>
    <APEditor xmlns="4873beb7-5857-4685-be1f-d57550cc96cc">
      <UserInfo>
        <DisplayName/>
        <AccountId xsi:nil="true"/>
        <AccountType/>
      </UserInfo>
    </APEditor>
    <TPInstallLocation xmlns="4873beb7-5857-4685-be1f-d57550cc96cc" xsi:nil="true"/>
    <OOCacheId xmlns="4873beb7-5857-4685-be1f-d57550cc96cc" xsi:nil="true"/>
    <IsDeleted xmlns="4873beb7-5857-4685-be1f-d57550cc96cc">false</IsDeleted>
    <PublishTargets xmlns="4873beb7-5857-4685-be1f-d57550cc96cc">OfficeOnlineVNext</PublishTargets>
    <ApprovalLog xmlns="4873beb7-5857-4685-be1f-d57550cc96cc" xsi:nil="true"/>
    <BugNumber xmlns="4873beb7-5857-4685-be1f-d57550cc96cc" xsi:nil="true"/>
    <CrawlForDependencies xmlns="4873beb7-5857-4685-be1f-d57550cc96cc">false</CrawlForDependencies>
    <InternalTagsTaxHTField0 xmlns="4873beb7-5857-4685-be1f-d57550cc96cc">
      <Terms xmlns="http://schemas.microsoft.com/office/infopath/2007/PartnerControls"/>
    </InternalTagsTaxHTField0>
    <LastHandOff xmlns="4873beb7-5857-4685-be1f-d57550cc96cc" xsi:nil="true"/>
    <Milestone xmlns="4873beb7-5857-4685-be1f-d57550cc96cc" xsi:nil="true"/>
    <OriginalRelease xmlns="4873beb7-5857-4685-be1f-d57550cc96cc">15</OriginalRelease>
    <RecommendationsModifier xmlns="4873beb7-5857-4685-be1f-d57550cc96cc" xsi:nil="true"/>
    <ScenarioTagsTaxHTField0 xmlns="4873beb7-5857-4685-be1f-d57550cc96cc">
      <Terms xmlns="http://schemas.microsoft.com/office/infopath/2007/PartnerControls"/>
    </ScenarioTagsTaxHTField0>
    <UANotes xmlns="4873beb7-5857-4685-be1f-d57550cc96cc" xsi:nil="true"/>
  </documentManagement>
</p:properties>
</file>

<file path=customXml/item4.xml><?xml version="1.0" encoding="utf-8"?>
<b:Sources xmlns:b="http://schemas.openxmlformats.org/officeDocument/2006/bibliography" SelectedStyle="\APA.XSL" StyleName="APA">
  <b:Source>
    <b:Tag>RSt01</b:Tag>
    <b:SourceType>Book</b:SourceType>
    <b:Guid>{7AD77338-905D-470F-B1E0-188E68B0C2E5}</b:Guid>
    <b:Author>
      <b:Author>
        <b:NameList>
          <b:Person>
            <b:Last>Stair</b:Last>
            <b:First>R</b:First>
          </b:Person>
          <b:Person>
            <b:Last>Reynolds</b:Last>
            <b:First>G.</b:First>
          </b:Person>
        </b:NameList>
      </b:Author>
    </b:Author>
    <b:Title>Principles of Information Systems</b:Title>
    <b:Year>2001</b:Year>
    <b:City>Boston</b:City>
    <b:Publisher>Course Technology</b:Publisher>
    <b:RefOrder>1</b:RefOrder>
  </b:Source>
  <b:Source>
    <b:Tag>Kro09</b:Tag>
    <b:SourceType>Book</b:SourceType>
    <b:Guid>{BECAF388-DFB8-4ECD-A8A7-68C152322225}</b:Guid>
    <b:Author>
      <b:Author>
        <b:NameList>
          <b:Person>
            <b:Last>Kroenke</b:Last>
            <b:First>D.</b:First>
          </b:Person>
          <b:Person>
            <b:Last>Auer</b:Last>
            <b:First>D.</b:First>
          </b:Person>
        </b:NameList>
      </b:Author>
    </b:Author>
    <b:Year>2009</b:Year>
    <b:Title>Database Concepts</b:Title>
    <b:City>New Jersey</b:City>
    <b:Publisher>Prentice Hall</b:Publisher>
    <b:RefOrder>2</b:RefOrder>
  </b:Source>
</b:Sources>
</file>

<file path=customXml/itemProps1.xml><?xml version="1.0" encoding="utf-8"?>
<ds:datastoreItem xmlns:ds="http://schemas.openxmlformats.org/officeDocument/2006/customXml" ds:itemID="{88FF2527-3592-4DBF-9FD9-FEA06E5BF9A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873beb7-5857-4685-be1f-d57550cc96c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FF740C13-C6A2-43D3-86C5-4CBB969C2CB1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3AE4ADC-D632-40A7-A0C1-0481BB069C4F}">
  <ds:schemaRefs>
    <ds:schemaRef ds:uri="http://schemas.microsoft.com/office/2006/metadata/properties"/>
    <ds:schemaRef ds:uri="http://schemas.microsoft.com/office/infopath/2007/PartnerControls"/>
    <ds:schemaRef ds:uri="4873beb7-5857-4685-be1f-d57550cc96cc"/>
  </ds:schemaRefs>
</ds:datastoreItem>
</file>

<file path=customXml/itemProps4.xml><?xml version="1.0" encoding="utf-8"?>
<ds:datastoreItem xmlns:ds="http://schemas.openxmlformats.org/officeDocument/2006/customXml" ds:itemID="{53FD3146-4BE9-4E46-BBAD-462C118A13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Diseño con bandas (en blanco).dotx</Template>
  <TotalTime>244</TotalTime>
  <Pages>4</Pages>
  <Words>955</Words>
  <Characters>5254</Characters>
  <Application>Microsoft Office Word</Application>
  <DocSecurity>0</DocSecurity>
  <Lines>43</Lines>
  <Paragraphs>12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6197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Luis Martin</dc:creator>
  <cp:lastModifiedBy>Luis Martin</cp:lastModifiedBy>
  <cp:revision>13</cp:revision>
  <dcterms:created xsi:type="dcterms:W3CDTF">2020-09-17T23:57:00Z</dcterms:created>
  <dcterms:modified xsi:type="dcterms:W3CDTF">2020-09-18T04:11:00Z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0x0101006EDDDB5EE6D98C44930B742096920B300400F5B6D36B3EF94B4E9A635CDF2A18F5B8</vt:lpwstr>
  </property>
  <property fmtid="{D5CDD505-2E9C-101B-9397-08002B2CF9AE}" pid="3" name="InternalTags">
    <vt:lpwstr/>
  </property>
  <property fmtid="{D5CDD505-2E9C-101B-9397-08002B2CF9AE}" pid="4" name="FeatureTags">
    <vt:lpwstr/>
  </property>
  <property fmtid="{D5CDD505-2E9C-101B-9397-08002B2CF9AE}" pid="5" name="LocalizationTags">
    <vt:lpwstr/>
  </property>
  <property fmtid="{D5CDD505-2E9C-101B-9397-08002B2CF9AE}" pid="6" name="ScenarioTags">
    <vt:lpwstr/>
  </property>
  <property fmtid="{D5CDD505-2E9C-101B-9397-08002B2CF9AE}" pid="7" name="CampaignTags">
    <vt:lpwstr/>
  </property>
</Properties>
</file>